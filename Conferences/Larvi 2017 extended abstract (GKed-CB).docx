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612" w:rsidRPr="009B217E" w:rsidRDefault="00CE732A" w:rsidP="00FD7AE7">
      <w:pPr>
        <w:spacing w:after="0"/>
        <w:rPr>
          <w:rFonts w:ascii="Times New Roman" w:hAnsi="Times New Roman" w:cs="Times New Roman"/>
          <w:b/>
          <w:lang w:val="en-US"/>
        </w:rPr>
      </w:pPr>
      <w:r w:rsidRPr="00D93BAF">
        <w:rPr>
          <w:rFonts w:ascii="Times New Roman" w:hAnsi="Times New Roman" w:cs="Times New Roman"/>
          <w:b/>
          <w:lang w:val="en-US"/>
        </w:rPr>
        <w:t xml:space="preserve">SEMI-QUANTITATIVE SCALES FOR THE ASSESSMENT OF THE SEVERITY AND GENETIC PARAMETERS OF SKELETAL </w:t>
      </w:r>
      <w:r w:rsidRPr="009B217E">
        <w:rPr>
          <w:rFonts w:ascii="Times New Roman" w:hAnsi="Times New Roman" w:cs="Times New Roman"/>
          <w:b/>
          <w:lang w:val="en-US"/>
        </w:rPr>
        <w:t>ABNORMALITIES IN SEABREAM LARVAE</w:t>
      </w:r>
    </w:p>
    <w:p w:rsidR="00CE732A" w:rsidRPr="009B217E" w:rsidRDefault="00CE732A" w:rsidP="00FD7AE7">
      <w:pPr>
        <w:spacing w:after="0"/>
        <w:rPr>
          <w:rFonts w:ascii="Times New Roman" w:hAnsi="Times New Roman" w:cs="Times New Roman"/>
          <w:lang w:val="en-US"/>
        </w:rPr>
      </w:pPr>
    </w:p>
    <w:p w:rsidR="00814612" w:rsidRPr="009B217E" w:rsidRDefault="00814612" w:rsidP="00FD7AE7">
      <w:pPr>
        <w:spacing w:after="0"/>
        <w:rPr>
          <w:rFonts w:ascii="Times New Roman" w:hAnsi="Times New Roman" w:cs="Times New Roman"/>
          <w:lang w:val="en-US"/>
        </w:rPr>
      </w:pPr>
    </w:p>
    <w:p w:rsidR="00814612" w:rsidRPr="00D93BAF" w:rsidRDefault="00814612" w:rsidP="00FD7AE7">
      <w:pPr>
        <w:spacing w:after="0"/>
        <w:rPr>
          <w:rFonts w:ascii="Times New Roman" w:hAnsi="Times New Roman" w:cs="Times New Roman"/>
          <w:vertAlign w:val="superscript"/>
          <w:lang w:val="en-GB"/>
        </w:rPr>
      </w:pPr>
      <w:r w:rsidRPr="00D93BAF">
        <w:rPr>
          <w:rFonts w:ascii="Times New Roman" w:hAnsi="Times New Roman" w:cs="Times New Roman"/>
          <w:lang w:val="en-US"/>
        </w:rPr>
        <w:t>Fragkoulis S.</w:t>
      </w:r>
      <w:r w:rsidRPr="00D93BAF">
        <w:rPr>
          <w:rFonts w:ascii="Times New Roman" w:hAnsi="Times New Roman" w:cs="Times New Roman"/>
          <w:vertAlign w:val="superscript"/>
          <w:lang w:val="en-US"/>
        </w:rPr>
        <w:t>1</w:t>
      </w:r>
      <w:r w:rsidRPr="00D93BAF">
        <w:rPr>
          <w:rFonts w:ascii="Times New Roman" w:hAnsi="Times New Roman" w:cs="Times New Roman"/>
          <w:lang w:val="en-GB"/>
        </w:rPr>
        <w:t>,</w:t>
      </w:r>
      <w:r w:rsidRPr="00D93BAF">
        <w:rPr>
          <w:rFonts w:ascii="Times New Roman" w:hAnsi="Times New Roman" w:cs="Times New Roman"/>
          <w:lang w:val="en-US"/>
        </w:rPr>
        <w:t xml:space="preserve"> Batargias C.</w:t>
      </w:r>
      <w:r w:rsidRPr="00D93BAF">
        <w:rPr>
          <w:rFonts w:ascii="Times New Roman" w:hAnsi="Times New Roman" w:cs="Times New Roman"/>
          <w:vertAlign w:val="superscript"/>
          <w:lang w:val="en-US"/>
        </w:rPr>
        <w:t>2</w:t>
      </w:r>
      <w:r w:rsidRPr="00D93BAF">
        <w:rPr>
          <w:rFonts w:ascii="Times New Roman" w:hAnsi="Times New Roman" w:cs="Times New Roman"/>
          <w:lang w:val="en-US"/>
        </w:rPr>
        <w:t>, Kolios P.</w:t>
      </w:r>
      <w:r w:rsidRPr="00D93BAF">
        <w:rPr>
          <w:rFonts w:ascii="Times New Roman" w:hAnsi="Times New Roman" w:cs="Times New Roman"/>
          <w:vertAlign w:val="superscript"/>
          <w:lang w:val="en-US"/>
        </w:rPr>
        <w:t>3</w:t>
      </w:r>
      <w:r w:rsidRPr="00D93BAF">
        <w:rPr>
          <w:rFonts w:ascii="Times New Roman" w:hAnsi="Times New Roman" w:cs="Times New Roman"/>
          <w:lang w:val="en-US"/>
        </w:rPr>
        <w:t xml:space="preserve">, Koumoundouros </w:t>
      </w:r>
      <w:r w:rsidRPr="00D93BAF">
        <w:rPr>
          <w:rFonts w:ascii="Times New Roman" w:hAnsi="Times New Roman" w:cs="Times New Roman"/>
          <w:lang w:val="en-GB"/>
        </w:rPr>
        <w:t>G.</w:t>
      </w:r>
      <w:r w:rsidRPr="00D93BAF">
        <w:rPr>
          <w:rFonts w:ascii="Times New Roman" w:hAnsi="Times New Roman" w:cs="Times New Roman"/>
          <w:vertAlign w:val="superscript"/>
          <w:lang w:val="en-GB"/>
        </w:rPr>
        <w:t>1</w:t>
      </w:r>
    </w:p>
    <w:p w:rsidR="00814612" w:rsidRPr="00D93BAF" w:rsidRDefault="00814612" w:rsidP="00B13F75">
      <w:pPr>
        <w:spacing w:after="0"/>
        <w:rPr>
          <w:rFonts w:ascii="Times New Roman" w:hAnsi="Times New Roman" w:cs="Times New Roman"/>
          <w:lang w:val="en-GB"/>
        </w:rPr>
      </w:pPr>
    </w:p>
    <w:p w:rsidR="00814612" w:rsidRPr="00D93BAF" w:rsidRDefault="00814612" w:rsidP="00FD7AE7">
      <w:pPr>
        <w:tabs>
          <w:tab w:val="left" w:pos="142"/>
        </w:tabs>
        <w:spacing w:after="0"/>
        <w:ind w:left="142" w:hanging="142"/>
        <w:rPr>
          <w:rFonts w:ascii="Times New Roman" w:hAnsi="Times New Roman" w:cs="Times New Roman"/>
          <w:sz w:val="20"/>
          <w:szCs w:val="20"/>
          <w:lang w:val="en-US"/>
        </w:rPr>
      </w:pPr>
      <w:r w:rsidRPr="00D93BAF">
        <w:rPr>
          <w:rFonts w:ascii="Times New Roman" w:hAnsi="Times New Roman" w:cs="Times New Roman"/>
          <w:sz w:val="20"/>
          <w:szCs w:val="20"/>
          <w:vertAlign w:val="superscript"/>
          <w:lang w:val="en-US"/>
        </w:rPr>
        <w:t>1</w:t>
      </w:r>
      <w:r w:rsidRPr="00D93BAF">
        <w:rPr>
          <w:rFonts w:ascii="Times New Roman" w:hAnsi="Times New Roman" w:cs="Times New Roman"/>
          <w:sz w:val="20"/>
          <w:szCs w:val="20"/>
          <w:lang w:val="en-US"/>
        </w:rPr>
        <w:tab/>
        <w:t>Biology Department, University of Crete, Heraklion, Crete, Greece</w:t>
      </w:r>
    </w:p>
    <w:p w:rsidR="00814612" w:rsidRPr="00D93BAF" w:rsidRDefault="00814612" w:rsidP="00FD7AE7">
      <w:pPr>
        <w:tabs>
          <w:tab w:val="left" w:pos="142"/>
        </w:tabs>
        <w:spacing w:after="0"/>
        <w:ind w:left="142" w:hanging="142"/>
        <w:jc w:val="both"/>
        <w:rPr>
          <w:rFonts w:ascii="Times New Roman" w:hAnsi="Times New Roman" w:cs="Times New Roman"/>
          <w:sz w:val="20"/>
          <w:szCs w:val="20"/>
          <w:lang w:val="en-US"/>
        </w:rPr>
      </w:pPr>
      <w:r w:rsidRPr="00D93BAF">
        <w:rPr>
          <w:rFonts w:ascii="Times New Roman" w:hAnsi="Times New Roman" w:cs="Times New Roman"/>
          <w:sz w:val="20"/>
          <w:szCs w:val="20"/>
          <w:vertAlign w:val="superscript"/>
          <w:lang w:val="en-US"/>
        </w:rPr>
        <w:t>2</w:t>
      </w:r>
      <w:r w:rsidRPr="00D93BAF">
        <w:rPr>
          <w:rFonts w:ascii="Times New Roman" w:hAnsi="Times New Roman" w:cs="Times New Roman"/>
          <w:sz w:val="20"/>
          <w:szCs w:val="20"/>
          <w:lang w:val="en-US"/>
        </w:rPr>
        <w:tab/>
        <w:t>Department of Fisheries and Aquaculture Technology, Technological Educational Institute of Western Greece, Messolonghi, Greece</w:t>
      </w:r>
    </w:p>
    <w:p w:rsidR="00814612" w:rsidRPr="00D93BAF" w:rsidRDefault="00814612" w:rsidP="00FD7AE7">
      <w:pPr>
        <w:tabs>
          <w:tab w:val="left" w:pos="142"/>
        </w:tabs>
        <w:spacing w:after="0"/>
        <w:rPr>
          <w:rFonts w:ascii="Times New Roman" w:hAnsi="Times New Roman" w:cs="Times New Roman"/>
          <w:sz w:val="20"/>
          <w:szCs w:val="20"/>
          <w:lang w:val="en-US"/>
        </w:rPr>
      </w:pPr>
      <w:r w:rsidRPr="00D93BAF">
        <w:rPr>
          <w:rFonts w:ascii="Times New Roman" w:hAnsi="Times New Roman" w:cs="Times New Roman"/>
          <w:sz w:val="20"/>
          <w:szCs w:val="20"/>
          <w:vertAlign w:val="superscript"/>
          <w:lang w:val="en-US"/>
        </w:rPr>
        <w:t>3</w:t>
      </w:r>
      <w:r w:rsidRPr="00D93BAF">
        <w:rPr>
          <w:rFonts w:ascii="Times New Roman" w:hAnsi="Times New Roman" w:cs="Times New Roman"/>
          <w:sz w:val="20"/>
          <w:szCs w:val="20"/>
          <w:lang w:val="en-US"/>
        </w:rPr>
        <w:tab/>
        <w:t>Andromeda S.A., Rion, Greece</w:t>
      </w:r>
    </w:p>
    <w:p w:rsidR="00CE732A" w:rsidRPr="00D93BAF" w:rsidRDefault="00CE732A" w:rsidP="00FD7AE7">
      <w:pPr>
        <w:tabs>
          <w:tab w:val="left" w:pos="142"/>
        </w:tabs>
        <w:spacing w:after="0"/>
        <w:rPr>
          <w:rFonts w:ascii="Times New Roman" w:hAnsi="Times New Roman" w:cs="Times New Roman"/>
          <w:lang w:val="en-US"/>
        </w:rPr>
      </w:pPr>
    </w:p>
    <w:p w:rsidR="00536133" w:rsidRPr="00D93BAF" w:rsidRDefault="00536133" w:rsidP="00FD7AE7">
      <w:pPr>
        <w:spacing w:after="0"/>
        <w:rPr>
          <w:rFonts w:ascii="Times New Roman" w:hAnsi="Times New Roman" w:cs="Times New Roman"/>
          <w:lang w:val="en-US"/>
        </w:rPr>
      </w:pPr>
    </w:p>
    <w:p w:rsidR="00814612" w:rsidRPr="00D93BAF" w:rsidRDefault="00814612" w:rsidP="00FD7AE7">
      <w:pPr>
        <w:spacing w:after="0"/>
        <w:rPr>
          <w:rFonts w:ascii="Times New Roman" w:hAnsi="Times New Roman" w:cs="Times New Roman"/>
          <w:b/>
          <w:lang w:val="en-US"/>
        </w:rPr>
      </w:pPr>
      <w:r w:rsidRPr="00D93BAF">
        <w:rPr>
          <w:rFonts w:ascii="Times New Roman" w:hAnsi="Times New Roman" w:cs="Times New Roman"/>
          <w:b/>
          <w:lang w:val="en-US"/>
        </w:rPr>
        <w:t>Introduction</w:t>
      </w:r>
    </w:p>
    <w:p w:rsidR="00D83209" w:rsidRPr="00D93BAF" w:rsidRDefault="00D83209" w:rsidP="00FD7AE7">
      <w:pPr>
        <w:spacing w:after="0" w:line="240" w:lineRule="auto"/>
        <w:jc w:val="both"/>
        <w:rPr>
          <w:rFonts w:ascii="Times New Roman" w:hAnsi="Times New Roman" w:cs="Times New Roman"/>
          <w:lang w:val="en-US"/>
        </w:rPr>
      </w:pPr>
    </w:p>
    <w:p w:rsidR="007E2614" w:rsidRPr="00067114" w:rsidRDefault="00390FC4" w:rsidP="00D83209">
      <w:pPr>
        <w:spacing w:after="0" w:line="240" w:lineRule="auto"/>
        <w:jc w:val="both"/>
        <w:rPr>
          <w:rFonts w:ascii="Times New Roman" w:hAnsi="Times New Roman" w:cs="Times New Roman"/>
          <w:lang w:val="en-US"/>
        </w:rPr>
      </w:pPr>
      <w:r w:rsidRPr="00993AD9">
        <w:rPr>
          <w:rFonts w:ascii="Times New Roman" w:hAnsi="Times New Roman" w:cs="Times New Roman"/>
          <w:lang w:val="en-US"/>
        </w:rPr>
        <w:t xml:space="preserve">Skeletal abnormalities develop mostly during the early ontogenetic stages </w:t>
      </w:r>
      <w:r w:rsidR="005C50E1" w:rsidRPr="00993AD9">
        <w:rPr>
          <w:rFonts w:ascii="Times New Roman" w:hAnsi="Times New Roman" w:cs="Times New Roman"/>
          <w:lang w:val="en-US"/>
        </w:rPr>
        <w:t xml:space="preserve">and </w:t>
      </w:r>
      <w:r w:rsidR="00D83209" w:rsidRPr="00993AD9">
        <w:rPr>
          <w:rFonts w:ascii="Times New Roman" w:hAnsi="Times New Roman" w:cs="Times New Roman"/>
          <w:lang w:val="en-US"/>
        </w:rPr>
        <w:t>have serious economical impact</w:t>
      </w:r>
      <w:r w:rsidR="006E4599">
        <w:rPr>
          <w:rFonts w:ascii="Times New Roman" w:hAnsi="Times New Roman" w:cs="Times New Roman"/>
          <w:lang w:val="en-US"/>
        </w:rPr>
        <w:t>s</w:t>
      </w:r>
      <w:r w:rsidR="00D83209" w:rsidRPr="00993AD9">
        <w:rPr>
          <w:rFonts w:ascii="Times New Roman" w:hAnsi="Times New Roman" w:cs="Times New Roman"/>
          <w:lang w:val="en-US"/>
        </w:rPr>
        <w:t xml:space="preserve"> to </w:t>
      </w:r>
      <w:r w:rsidR="006E4599">
        <w:rPr>
          <w:rFonts w:ascii="Times New Roman" w:hAnsi="Times New Roman" w:cs="Times New Roman"/>
          <w:lang w:val="en-US"/>
        </w:rPr>
        <w:t xml:space="preserve">finfish </w:t>
      </w:r>
      <w:r w:rsidR="00D83209" w:rsidRPr="00993AD9">
        <w:rPr>
          <w:rFonts w:ascii="Times New Roman" w:hAnsi="Times New Roman" w:cs="Times New Roman"/>
          <w:lang w:val="en-US"/>
        </w:rPr>
        <w:t xml:space="preserve">aquaculture, </w:t>
      </w:r>
      <w:r w:rsidRPr="00993AD9">
        <w:rPr>
          <w:rFonts w:ascii="Times New Roman" w:hAnsi="Times New Roman" w:cs="Times New Roman"/>
          <w:lang w:val="en-US"/>
        </w:rPr>
        <w:t xml:space="preserve">notwithstanding the numerous studies to prevent their development. </w:t>
      </w:r>
      <w:r w:rsidR="006E4599">
        <w:rPr>
          <w:rFonts w:ascii="Times New Roman" w:hAnsi="Times New Roman" w:cs="Times New Roman"/>
          <w:lang w:val="en-US"/>
        </w:rPr>
        <w:t>J</w:t>
      </w:r>
      <w:r w:rsidRPr="00993AD9">
        <w:rPr>
          <w:rFonts w:ascii="Times New Roman" w:hAnsi="Times New Roman" w:cs="Times New Roman"/>
          <w:lang w:val="en-US"/>
        </w:rPr>
        <w:t xml:space="preserve">aw abnormalities </w:t>
      </w:r>
      <w:r w:rsidR="006E4599">
        <w:rPr>
          <w:rFonts w:ascii="Times New Roman" w:hAnsi="Times New Roman" w:cs="Times New Roman"/>
          <w:lang w:val="en-US"/>
        </w:rPr>
        <w:t>such as</w:t>
      </w:r>
      <w:r w:rsidR="00D83209" w:rsidRPr="00993AD9">
        <w:rPr>
          <w:rFonts w:ascii="Times New Roman" w:hAnsi="Times New Roman" w:cs="Times New Roman"/>
          <w:lang w:val="en-US"/>
        </w:rPr>
        <w:t xml:space="preserve"> </w:t>
      </w:r>
      <w:proofErr w:type="spellStart"/>
      <w:r w:rsidRPr="00993AD9">
        <w:rPr>
          <w:rFonts w:ascii="Times New Roman" w:hAnsi="Times New Roman" w:cs="Times New Roman"/>
          <w:lang w:val="en-US"/>
        </w:rPr>
        <w:t>pugheadness</w:t>
      </w:r>
      <w:proofErr w:type="spellEnd"/>
      <w:r w:rsidRPr="00993AD9">
        <w:rPr>
          <w:rFonts w:ascii="Times New Roman" w:hAnsi="Times New Roman" w:cs="Times New Roman"/>
          <w:lang w:val="en-US"/>
        </w:rPr>
        <w:t>, crossbite, reduction or elongation of the lower jaw</w:t>
      </w:r>
      <w:r w:rsidR="006E4599">
        <w:rPr>
          <w:rFonts w:ascii="Times New Roman" w:hAnsi="Times New Roman" w:cs="Times New Roman"/>
          <w:lang w:val="en-US"/>
        </w:rPr>
        <w:t>, develop frequently in reared fish and have significant effects on both morphology and performance</w:t>
      </w:r>
      <w:r w:rsidRPr="00993AD9">
        <w:rPr>
          <w:rFonts w:ascii="Times New Roman" w:hAnsi="Times New Roman" w:cs="Times New Roman"/>
          <w:lang w:val="en-US"/>
        </w:rPr>
        <w:t xml:space="preserve"> </w:t>
      </w:r>
      <w:r w:rsidR="00160BF9" w:rsidRPr="00993AD9">
        <w:rPr>
          <w:rFonts w:ascii="Times New Roman" w:hAnsi="Times New Roman" w:cs="Times New Roman"/>
          <w:lang w:val="en-US"/>
        </w:rPr>
        <w:t>(reviewed by Koumoundouros 2010;</w:t>
      </w:r>
      <w:r w:rsidRPr="00993AD9">
        <w:rPr>
          <w:rFonts w:ascii="Times New Roman" w:hAnsi="Times New Roman" w:cs="Times New Roman"/>
          <w:lang w:val="en-US"/>
        </w:rPr>
        <w:t xml:space="preserve"> Boglione et al.</w:t>
      </w:r>
      <w:r w:rsidR="00160BF9" w:rsidRPr="00993AD9">
        <w:rPr>
          <w:rFonts w:ascii="Times New Roman" w:hAnsi="Times New Roman" w:cs="Times New Roman"/>
          <w:lang w:val="en-US"/>
        </w:rPr>
        <w:t>,</w:t>
      </w:r>
      <w:r w:rsidRPr="00993AD9">
        <w:rPr>
          <w:rFonts w:ascii="Times New Roman" w:hAnsi="Times New Roman" w:cs="Times New Roman"/>
          <w:lang w:val="en-US"/>
        </w:rPr>
        <w:t xml:space="preserve"> 2013</w:t>
      </w:r>
      <w:r w:rsidR="006E4599">
        <w:rPr>
          <w:rFonts w:ascii="Times New Roman" w:hAnsi="Times New Roman" w:cs="Times New Roman"/>
          <w:lang w:val="en-US"/>
        </w:rPr>
        <w:t>)</w:t>
      </w:r>
      <w:r w:rsidRPr="00993AD9">
        <w:rPr>
          <w:rFonts w:ascii="Times New Roman" w:hAnsi="Times New Roman" w:cs="Times New Roman"/>
          <w:lang w:val="en-US"/>
        </w:rPr>
        <w:t>.</w:t>
      </w:r>
      <w:r w:rsidR="007C3353">
        <w:rPr>
          <w:rFonts w:ascii="Times New Roman" w:hAnsi="Times New Roman" w:cs="Times New Roman"/>
          <w:lang w:val="en-US"/>
        </w:rPr>
        <w:t xml:space="preserve"> T</w:t>
      </w:r>
      <w:r w:rsidR="007C3353" w:rsidRPr="007C3353">
        <w:rPr>
          <w:rFonts w:ascii="Times New Roman" w:hAnsi="Times New Roman" w:cs="Times New Roman"/>
          <w:lang w:val="en-US"/>
        </w:rPr>
        <w:t>he genetic basis of jaw abnormalities has been examined for a variety of fish species</w:t>
      </w:r>
      <w:r w:rsidR="007C3353">
        <w:rPr>
          <w:rFonts w:ascii="Times New Roman" w:hAnsi="Times New Roman" w:cs="Times New Roman"/>
          <w:lang w:val="en-US"/>
        </w:rPr>
        <w:t xml:space="preserve">, after a binary phenotypic categorization of </w:t>
      </w:r>
      <w:r w:rsidR="0055592D">
        <w:rPr>
          <w:rFonts w:ascii="Times New Roman" w:hAnsi="Times New Roman" w:cs="Times New Roman"/>
          <w:lang w:val="en-US"/>
        </w:rPr>
        <w:t xml:space="preserve">juvenile </w:t>
      </w:r>
      <w:commentRangeStart w:id="0"/>
      <w:r w:rsidR="0055592D">
        <w:rPr>
          <w:rFonts w:ascii="Times New Roman" w:hAnsi="Times New Roman" w:cs="Times New Roman"/>
          <w:lang w:val="en-US"/>
        </w:rPr>
        <w:t>o</w:t>
      </w:r>
      <w:del w:id="1" w:author="Stefanos" w:date="2017-04-13T12:56:00Z">
        <w:r w:rsidR="0055592D" w:rsidDel="00960D8E">
          <w:rPr>
            <w:rFonts w:ascii="Times New Roman" w:hAnsi="Times New Roman" w:cs="Times New Roman"/>
            <w:lang w:val="en-US"/>
          </w:rPr>
          <w:delText>f</w:delText>
        </w:r>
      </w:del>
      <w:ins w:id="2" w:author="Stefanos" w:date="2017-04-13T12:56:00Z">
        <w:r w:rsidR="00960D8E">
          <w:rPr>
            <w:rFonts w:ascii="Times New Roman" w:hAnsi="Times New Roman" w:cs="Times New Roman"/>
            <w:lang w:val="en-US"/>
          </w:rPr>
          <w:t>r</w:t>
        </w:r>
      </w:ins>
      <w:r w:rsidR="0055592D">
        <w:rPr>
          <w:rFonts w:ascii="Times New Roman" w:hAnsi="Times New Roman" w:cs="Times New Roman"/>
          <w:lang w:val="en-US"/>
        </w:rPr>
        <w:t xml:space="preserve"> </w:t>
      </w:r>
      <w:commentRangeEnd w:id="0"/>
      <w:r w:rsidR="00C45CC4">
        <w:rPr>
          <w:rStyle w:val="CommentReference"/>
        </w:rPr>
        <w:commentReference w:id="0"/>
      </w:r>
      <w:r w:rsidR="0055592D">
        <w:rPr>
          <w:rFonts w:ascii="Times New Roman" w:hAnsi="Times New Roman" w:cs="Times New Roman"/>
          <w:lang w:val="en-US"/>
        </w:rPr>
        <w:t>adult fish</w:t>
      </w:r>
      <w:r w:rsidR="007C3353" w:rsidRPr="007C3353">
        <w:rPr>
          <w:rFonts w:ascii="Times New Roman" w:hAnsi="Times New Roman" w:cs="Times New Roman"/>
          <w:lang w:val="en-US"/>
        </w:rPr>
        <w:t xml:space="preserve"> (e.g. </w:t>
      </w:r>
      <w:proofErr w:type="spellStart"/>
      <w:r w:rsidR="007C3353" w:rsidRPr="00067114">
        <w:rPr>
          <w:rFonts w:ascii="Times New Roman" w:hAnsi="Times New Roman" w:cs="Times New Roman"/>
          <w:lang w:val="en-US"/>
        </w:rPr>
        <w:t>García-Celdrán</w:t>
      </w:r>
      <w:proofErr w:type="spellEnd"/>
      <w:r w:rsidR="007C3353" w:rsidRPr="00067114">
        <w:rPr>
          <w:rFonts w:ascii="Times New Roman" w:hAnsi="Times New Roman" w:cs="Times New Roman"/>
          <w:lang w:val="en-US"/>
        </w:rPr>
        <w:t xml:space="preserve"> et al.</w:t>
      </w:r>
      <w:r w:rsidR="00067114" w:rsidRPr="00067114">
        <w:rPr>
          <w:rFonts w:ascii="Times New Roman" w:hAnsi="Times New Roman" w:cs="Times New Roman"/>
          <w:lang w:val="en-US"/>
        </w:rPr>
        <w:t>,</w:t>
      </w:r>
      <w:r w:rsidR="007C3353" w:rsidRPr="00067114">
        <w:rPr>
          <w:rFonts w:ascii="Times New Roman" w:hAnsi="Times New Roman" w:cs="Times New Roman"/>
          <w:lang w:val="en-US"/>
        </w:rPr>
        <w:t xml:space="preserve"> 2016</w:t>
      </w:r>
      <w:r w:rsidR="00067114" w:rsidRPr="00067114">
        <w:rPr>
          <w:rFonts w:ascii="Times New Roman" w:hAnsi="Times New Roman" w:cs="Times New Roman"/>
          <w:lang w:val="en-US"/>
        </w:rPr>
        <w:t>;</w:t>
      </w:r>
      <w:r w:rsidR="007C3353" w:rsidRPr="00067114">
        <w:rPr>
          <w:rFonts w:ascii="Times New Roman" w:hAnsi="Times New Roman" w:cs="Times New Roman"/>
          <w:lang w:val="en-US"/>
        </w:rPr>
        <w:t xml:space="preserve"> Nguyen et al.</w:t>
      </w:r>
      <w:r w:rsidR="00067114" w:rsidRPr="00067114">
        <w:rPr>
          <w:rFonts w:ascii="Times New Roman" w:hAnsi="Times New Roman" w:cs="Times New Roman"/>
          <w:lang w:val="en-US"/>
        </w:rPr>
        <w:t>,</w:t>
      </w:r>
      <w:r w:rsidR="007C3353" w:rsidRPr="00067114">
        <w:rPr>
          <w:rFonts w:ascii="Times New Roman" w:hAnsi="Times New Roman" w:cs="Times New Roman"/>
          <w:lang w:val="en-US"/>
        </w:rPr>
        <w:t xml:space="preserve"> 2016</w:t>
      </w:r>
      <w:r w:rsidR="00067114" w:rsidRPr="00067114">
        <w:rPr>
          <w:rFonts w:ascii="Times New Roman" w:hAnsi="Times New Roman" w:cs="Times New Roman"/>
          <w:lang w:val="en-US"/>
        </w:rPr>
        <w:t xml:space="preserve">; </w:t>
      </w:r>
      <w:proofErr w:type="spellStart"/>
      <w:r w:rsidR="00067114" w:rsidRPr="00067114">
        <w:rPr>
          <w:rFonts w:ascii="Times New Roman" w:hAnsi="Times New Roman" w:cs="Times New Roman"/>
          <w:lang w:val="en-US"/>
        </w:rPr>
        <w:t>Sawayama</w:t>
      </w:r>
      <w:proofErr w:type="spellEnd"/>
      <w:r w:rsidR="00067114" w:rsidRPr="00067114">
        <w:rPr>
          <w:rFonts w:ascii="Times New Roman" w:hAnsi="Times New Roman" w:cs="Times New Roman"/>
          <w:lang w:val="en-US"/>
        </w:rPr>
        <w:t xml:space="preserve"> and Takagi,</w:t>
      </w:r>
      <w:r w:rsidR="007C3353" w:rsidRPr="00067114">
        <w:rPr>
          <w:rFonts w:ascii="Times New Roman" w:hAnsi="Times New Roman" w:cs="Times New Roman"/>
          <w:lang w:val="en-US"/>
        </w:rPr>
        <w:t xml:space="preserve">2016). </w:t>
      </w:r>
    </w:p>
    <w:p w:rsidR="007E2614" w:rsidRPr="003E359F" w:rsidRDefault="007E2614" w:rsidP="0055592D">
      <w:pPr>
        <w:tabs>
          <w:tab w:val="left" w:pos="6000"/>
        </w:tabs>
        <w:spacing w:after="0" w:line="240" w:lineRule="auto"/>
        <w:jc w:val="both"/>
        <w:rPr>
          <w:rFonts w:ascii="Times New Roman" w:hAnsi="Times New Roman" w:cs="Times New Roman"/>
          <w:lang w:val="en-US"/>
        </w:rPr>
      </w:pPr>
    </w:p>
    <w:p w:rsidR="007E2614" w:rsidRPr="00D93BAF" w:rsidRDefault="007E2614" w:rsidP="00FD7AE7">
      <w:pPr>
        <w:spacing w:after="0" w:line="240" w:lineRule="auto"/>
        <w:jc w:val="both"/>
        <w:rPr>
          <w:rFonts w:ascii="Times New Roman" w:hAnsi="Times New Roman" w:cs="Times New Roman"/>
          <w:lang w:val="en-US"/>
        </w:rPr>
      </w:pPr>
      <w:r w:rsidRPr="00D93BAF">
        <w:rPr>
          <w:rFonts w:ascii="Times New Roman" w:hAnsi="Times New Roman" w:cs="Times New Roman"/>
          <w:lang w:val="en-US"/>
        </w:rPr>
        <w:t>In the present study we developed a set of semi-quantitative sca</w:t>
      </w:r>
      <w:r w:rsidR="00745CF5" w:rsidRPr="00D93BAF">
        <w:rPr>
          <w:rFonts w:ascii="Times New Roman" w:hAnsi="Times New Roman" w:cs="Times New Roman"/>
          <w:lang w:val="en-US"/>
        </w:rPr>
        <w:t>les for the early assessment of jaw abnormalities</w:t>
      </w:r>
      <w:r w:rsidRPr="00D93BAF">
        <w:rPr>
          <w:rFonts w:ascii="Times New Roman" w:hAnsi="Times New Roman" w:cs="Times New Roman"/>
          <w:lang w:val="en-US"/>
        </w:rPr>
        <w:t xml:space="preserve"> in Gilthead seabream larvae</w:t>
      </w:r>
      <w:r w:rsidR="0055592D">
        <w:rPr>
          <w:rFonts w:ascii="Times New Roman" w:hAnsi="Times New Roman" w:cs="Times New Roman"/>
          <w:lang w:val="en-US"/>
        </w:rPr>
        <w:t>. Developed scales were used to estimate the heritability of various jaw deformities at the end of the larval rearin</w:t>
      </w:r>
      <w:r w:rsidR="00A55FAA">
        <w:rPr>
          <w:rFonts w:ascii="Times New Roman" w:hAnsi="Times New Roman" w:cs="Times New Roman"/>
          <w:lang w:val="en-US"/>
        </w:rPr>
        <w:t xml:space="preserve">g phase (39 days post-hatching, </w:t>
      </w:r>
      <w:proofErr w:type="spellStart"/>
      <w:r w:rsidR="0055592D">
        <w:rPr>
          <w:rFonts w:ascii="Times New Roman" w:hAnsi="Times New Roman" w:cs="Times New Roman"/>
          <w:lang w:val="en-US"/>
        </w:rPr>
        <w:t>dph</w:t>
      </w:r>
      <w:proofErr w:type="spellEnd"/>
      <w:r w:rsidR="0055592D">
        <w:rPr>
          <w:rFonts w:ascii="Times New Roman" w:hAnsi="Times New Roman" w:cs="Times New Roman"/>
          <w:lang w:val="en-US"/>
        </w:rPr>
        <w:t>)</w:t>
      </w:r>
      <w:r w:rsidR="00A55FAA">
        <w:rPr>
          <w:rFonts w:ascii="Times New Roman" w:hAnsi="Times New Roman" w:cs="Times New Roman"/>
          <w:lang w:val="en-US"/>
        </w:rPr>
        <w:t>.</w:t>
      </w:r>
    </w:p>
    <w:p w:rsidR="00FD7AE7" w:rsidRPr="00D93BAF" w:rsidRDefault="00FD7AE7" w:rsidP="00FD7AE7">
      <w:pPr>
        <w:spacing w:after="0" w:line="240" w:lineRule="auto"/>
        <w:rPr>
          <w:rFonts w:ascii="Times New Roman" w:hAnsi="Times New Roman" w:cs="Times New Roman"/>
          <w:lang w:val="en-US"/>
        </w:rPr>
      </w:pPr>
    </w:p>
    <w:p w:rsidR="00411F67" w:rsidRPr="00D93BAF" w:rsidRDefault="005604FF" w:rsidP="00FD7AE7">
      <w:pPr>
        <w:spacing w:after="0" w:line="240" w:lineRule="auto"/>
        <w:rPr>
          <w:rFonts w:ascii="Times New Roman" w:hAnsi="Times New Roman" w:cs="Times New Roman"/>
          <w:b/>
          <w:lang w:val="en-US"/>
        </w:rPr>
      </w:pPr>
      <w:r w:rsidRPr="00D93BAF">
        <w:rPr>
          <w:rFonts w:ascii="Times New Roman" w:hAnsi="Times New Roman" w:cs="Times New Roman"/>
          <w:b/>
          <w:lang w:val="en-US"/>
        </w:rPr>
        <w:t>Materials and m</w:t>
      </w:r>
      <w:r w:rsidR="00814612" w:rsidRPr="00D93BAF">
        <w:rPr>
          <w:rFonts w:ascii="Times New Roman" w:hAnsi="Times New Roman" w:cs="Times New Roman"/>
          <w:b/>
          <w:lang w:val="en-US"/>
        </w:rPr>
        <w:t>ethods</w:t>
      </w:r>
    </w:p>
    <w:p w:rsidR="00504E00" w:rsidRPr="00067114" w:rsidRDefault="00504E00" w:rsidP="00FD7AE7">
      <w:pPr>
        <w:spacing w:after="0" w:line="240" w:lineRule="auto"/>
        <w:rPr>
          <w:rFonts w:ascii="Times New Roman" w:hAnsi="Times New Roman" w:cs="Times New Roman"/>
          <w:lang w:val="en-US"/>
        </w:rPr>
      </w:pPr>
    </w:p>
    <w:p w:rsidR="006D65DE" w:rsidRPr="00960D8E" w:rsidRDefault="006D65DE" w:rsidP="00FD7AE7">
      <w:pPr>
        <w:spacing w:after="0" w:line="240" w:lineRule="auto"/>
        <w:jc w:val="both"/>
        <w:rPr>
          <w:rFonts w:ascii="Times New Roman" w:hAnsi="Times New Roman" w:cs="Times New Roman"/>
          <w:lang w:val="en-US"/>
        </w:rPr>
      </w:pPr>
      <w:r w:rsidRPr="00D93BAF">
        <w:rPr>
          <w:rFonts w:ascii="Times New Roman" w:hAnsi="Times New Roman" w:cs="Times New Roman"/>
          <w:lang w:val="en-US"/>
        </w:rPr>
        <w:t>A random sample of 1400 seabream larvae</w:t>
      </w:r>
      <w:r w:rsidR="005604FF" w:rsidRPr="00D93BAF">
        <w:rPr>
          <w:rFonts w:ascii="Times New Roman" w:hAnsi="Times New Roman" w:cs="Times New Roman"/>
          <w:lang w:val="en-US"/>
        </w:rPr>
        <w:t xml:space="preserve"> (39dph)</w:t>
      </w:r>
      <w:r w:rsidRPr="00D93BAF">
        <w:rPr>
          <w:rFonts w:ascii="Times New Roman" w:hAnsi="Times New Roman" w:cs="Times New Roman"/>
          <w:lang w:val="en-US"/>
        </w:rPr>
        <w:t xml:space="preserve"> were taken from a mass </w:t>
      </w:r>
      <w:r w:rsidR="00C45CC4">
        <w:rPr>
          <w:rFonts w:ascii="Times New Roman" w:hAnsi="Times New Roman" w:cs="Times New Roman"/>
          <w:lang w:val="en-US"/>
        </w:rPr>
        <w:t>spawning</w:t>
      </w:r>
      <w:r w:rsidR="00C45CC4" w:rsidRPr="00D93BAF">
        <w:rPr>
          <w:rFonts w:ascii="Times New Roman" w:hAnsi="Times New Roman" w:cs="Times New Roman"/>
          <w:lang w:val="en-US"/>
        </w:rPr>
        <w:t xml:space="preserve"> </w:t>
      </w:r>
      <w:r w:rsidRPr="00D93BAF">
        <w:rPr>
          <w:rFonts w:ascii="Times New Roman" w:hAnsi="Times New Roman" w:cs="Times New Roman"/>
          <w:lang w:val="en-US"/>
        </w:rPr>
        <w:t xml:space="preserve">of 64 males and 63 females, which were reared according to the standard methodology of the commercial hatchery. </w:t>
      </w:r>
      <w:r w:rsidR="005604FF" w:rsidRPr="00D93BAF">
        <w:rPr>
          <w:rFonts w:ascii="Times New Roman" w:hAnsi="Times New Roman" w:cs="Times New Roman"/>
          <w:lang w:val="en-US"/>
        </w:rPr>
        <w:t>S</w:t>
      </w:r>
      <w:r w:rsidRPr="00D93BAF">
        <w:rPr>
          <w:rFonts w:ascii="Times New Roman" w:hAnsi="Times New Roman" w:cs="Times New Roman"/>
          <w:lang w:val="en-US"/>
        </w:rPr>
        <w:t>amples were anaesthetized</w:t>
      </w:r>
      <w:r w:rsidR="0055592D">
        <w:rPr>
          <w:rFonts w:ascii="Times New Roman" w:hAnsi="Times New Roman" w:cs="Times New Roman"/>
          <w:lang w:val="en-US"/>
        </w:rPr>
        <w:t>,</w:t>
      </w:r>
      <w:r w:rsidRPr="00D93BAF">
        <w:rPr>
          <w:rFonts w:ascii="Times New Roman" w:hAnsi="Times New Roman" w:cs="Times New Roman"/>
          <w:lang w:val="en-US"/>
        </w:rPr>
        <w:t xml:space="preserve"> fixed in 5% phosphate-buffered formalin</w:t>
      </w:r>
      <w:r w:rsidR="0055592D">
        <w:rPr>
          <w:rFonts w:ascii="Times New Roman" w:hAnsi="Times New Roman" w:cs="Times New Roman"/>
          <w:lang w:val="en-US"/>
        </w:rPr>
        <w:t xml:space="preserve"> and </w:t>
      </w:r>
      <w:r w:rsidRPr="00D93BAF">
        <w:rPr>
          <w:rFonts w:ascii="Times New Roman" w:hAnsi="Times New Roman" w:cs="Times New Roman"/>
          <w:lang w:val="en-US"/>
        </w:rPr>
        <w:t>stain</w:t>
      </w:r>
      <w:r w:rsidR="0055592D">
        <w:rPr>
          <w:rFonts w:ascii="Times New Roman" w:hAnsi="Times New Roman" w:cs="Times New Roman"/>
          <w:lang w:val="en-US"/>
        </w:rPr>
        <w:t>ed</w:t>
      </w:r>
      <w:r w:rsidRPr="00D93BAF">
        <w:rPr>
          <w:rFonts w:ascii="Times New Roman" w:hAnsi="Times New Roman" w:cs="Times New Roman"/>
          <w:lang w:val="en-US"/>
        </w:rPr>
        <w:t xml:space="preserve"> for bone and cartila</w:t>
      </w:r>
      <w:r w:rsidR="00B56E85">
        <w:rPr>
          <w:rFonts w:ascii="Times New Roman" w:hAnsi="Times New Roman" w:cs="Times New Roman"/>
          <w:lang w:val="en-US"/>
        </w:rPr>
        <w:t>ge</w:t>
      </w:r>
      <w:r w:rsidR="00662692" w:rsidRPr="00D93BAF">
        <w:rPr>
          <w:rFonts w:ascii="Times New Roman" w:hAnsi="Times New Roman" w:cs="Times New Roman"/>
          <w:lang w:val="en-US"/>
        </w:rPr>
        <w:t>.</w:t>
      </w:r>
      <w:r w:rsidR="00760B33">
        <w:rPr>
          <w:rFonts w:ascii="Times New Roman" w:hAnsi="Times New Roman" w:cs="Times New Roman"/>
          <w:lang w:val="en-US"/>
        </w:rPr>
        <w:t xml:space="preserve"> </w:t>
      </w:r>
      <w:r w:rsidRPr="00D93BAF">
        <w:rPr>
          <w:rFonts w:ascii="Times New Roman" w:hAnsi="Times New Roman" w:cs="Times New Roman"/>
          <w:lang w:val="en-US"/>
        </w:rPr>
        <w:t xml:space="preserve">All </w:t>
      </w:r>
      <w:r w:rsidR="005604FF" w:rsidRPr="00D93BAF">
        <w:rPr>
          <w:rFonts w:ascii="Times New Roman" w:hAnsi="Times New Roman" w:cs="Times New Roman"/>
          <w:lang w:val="en-US"/>
        </w:rPr>
        <w:t xml:space="preserve">specimens were examined for the presence of abnormalities </w:t>
      </w:r>
      <w:r w:rsidR="005F387F">
        <w:rPr>
          <w:rFonts w:ascii="Times New Roman" w:hAnsi="Times New Roman" w:cs="Times New Roman"/>
          <w:lang w:val="en-US"/>
        </w:rPr>
        <w:t xml:space="preserve">in the </w:t>
      </w:r>
      <w:r w:rsidR="005960FB" w:rsidRPr="00D93BAF">
        <w:rPr>
          <w:rFonts w:ascii="Times New Roman" w:hAnsi="Times New Roman" w:cs="Times New Roman"/>
          <w:lang w:val="en-US"/>
        </w:rPr>
        <w:t>maxillaries (Ma)</w:t>
      </w:r>
      <w:r w:rsidR="005604FF" w:rsidRPr="00D93BAF">
        <w:rPr>
          <w:rFonts w:ascii="Times New Roman" w:hAnsi="Times New Roman" w:cs="Times New Roman"/>
          <w:lang w:val="en-US"/>
        </w:rPr>
        <w:t xml:space="preserve">, pre-maxillaries (Pm) and </w:t>
      </w:r>
      <w:proofErr w:type="spellStart"/>
      <w:r w:rsidR="005604FF" w:rsidRPr="00D93BAF">
        <w:rPr>
          <w:rFonts w:ascii="Times New Roman" w:hAnsi="Times New Roman" w:cs="Times New Roman"/>
          <w:lang w:val="en-US"/>
        </w:rPr>
        <w:t>rostral</w:t>
      </w:r>
      <w:proofErr w:type="spellEnd"/>
      <w:r w:rsidR="005604FF" w:rsidRPr="00D93BAF">
        <w:rPr>
          <w:rFonts w:ascii="Times New Roman" w:hAnsi="Times New Roman" w:cs="Times New Roman"/>
          <w:lang w:val="en-US"/>
        </w:rPr>
        <w:t xml:space="preserve"> cartilage (</w:t>
      </w:r>
      <w:proofErr w:type="spellStart"/>
      <w:r w:rsidR="005604FF" w:rsidRPr="00D93BAF">
        <w:rPr>
          <w:rFonts w:ascii="Times New Roman" w:hAnsi="Times New Roman" w:cs="Times New Roman"/>
          <w:lang w:val="en-US"/>
        </w:rPr>
        <w:t>Rc</w:t>
      </w:r>
      <w:proofErr w:type="spellEnd"/>
      <w:r w:rsidR="005604FF" w:rsidRPr="00D93BAF">
        <w:rPr>
          <w:rFonts w:ascii="Times New Roman" w:hAnsi="Times New Roman" w:cs="Times New Roman"/>
          <w:lang w:val="en-US"/>
        </w:rPr>
        <w:t>)</w:t>
      </w:r>
      <w:r w:rsidR="00C83962">
        <w:rPr>
          <w:rFonts w:ascii="Times New Roman" w:hAnsi="Times New Roman" w:cs="Times New Roman"/>
          <w:lang w:val="en-US"/>
        </w:rPr>
        <w:t xml:space="preserve"> </w:t>
      </w:r>
      <w:r w:rsidR="005604FF" w:rsidRPr="00D93BAF">
        <w:rPr>
          <w:rFonts w:ascii="Times New Roman" w:hAnsi="Times New Roman" w:cs="Times New Roman"/>
          <w:lang w:val="en-US"/>
        </w:rPr>
        <w:t>(Fig. 1A).</w:t>
      </w:r>
      <w:r w:rsidR="004332F0" w:rsidRPr="00D93BAF">
        <w:rPr>
          <w:rFonts w:ascii="Times New Roman" w:hAnsi="Times New Roman" w:cs="Times New Roman"/>
          <w:lang w:val="en-US"/>
        </w:rPr>
        <w:t xml:space="preserve"> Each abnormality was scored individually, leading to a matrix </w:t>
      </w:r>
      <w:r w:rsidR="005960FB" w:rsidRPr="00D93BAF">
        <w:rPr>
          <w:rFonts w:ascii="Times New Roman" w:hAnsi="Times New Roman" w:cs="Times New Roman"/>
          <w:lang w:val="en-US"/>
        </w:rPr>
        <w:t>that contain</w:t>
      </w:r>
      <w:r w:rsidR="00D95651" w:rsidRPr="00D93BAF">
        <w:rPr>
          <w:rFonts w:ascii="Times New Roman" w:hAnsi="Times New Roman" w:cs="Times New Roman"/>
          <w:lang w:val="en-US"/>
        </w:rPr>
        <w:t>ed</w:t>
      </w:r>
      <w:r w:rsidR="004332F0" w:rsidRPr="00D93BAF">
        <w:rPr>
          <w:rFonts w:ascii="Times New Roman" w:hAnsi="Times New Roman" w:cs="Times New Roman"/>
          <w:lang w:val="en-US"/>
        </w:rPr>
        <w:t xml:space="preserve"> all different abnormalities.</w:t>
      </w:r>
      <w:r w:rsidR="005F387F">
        <w:rPr>
          <w:rFonts w:ascii="Times New Roman" w:hAnsi="Times New Roman" w:cs="Times New Roman"/>
          <w:lang w:val="en-US"/>
        </w:rPr>
        <w:t xml:space="preserve"> </w:t>
      </w:r>
      <w:r w:rsidR="00831AC4">
        <w:rPr>
          <w:rFonts w:ascii="Times New Roman" w:hAnsi="Times New Roman" w:cs="Times New Roman"/>
          <w:lang w:val="en-US"/>
        </w:rPr>
        <w:t>Scoring of</w:t>
      </w:r>
      <w:r w:rsidR="005F387F">
        <w:rPr>
          <w:rFonts w:ascii="Times New Roman" w:hAnsi="Times New Roman" w:cs="Times New Roman"/>
          <w:lang w:val="en-US"/>
        </w:rPr>
        <w:t xml:space="preserve"> paired elements</w:t>
      </w:r>
      <w:r w:rsidR="00DE30E6" w:rsidRPr="00D93BAF">
        <w:rPr>
          <w:rFonts w:ascii="Times New Roman" w:hAnsi="Times New Roman" w:cs="Times New Roman"/>
          <w:lang w:val="en-US"/>
        </w:rPr>
        <w:t xml:space="preserve"> was performed for both sides of the body.</w:t>
      </w:r>
      <w:r w:rsidR="00B56E85">
        <w:rPr>
          <w:rFonts w:ascii="Times New Roman" w:hAnsi="Times New Roman" w:cs="Times New Roman"/>
          <w:lang w:val="en-US"/>
        </w:rPr>
        <w:t xml:space="preserve"> </w:t>
      </w:r>
      <w:r w:rsidR="00831AC4" w:rsidRPr="003E359F">
        <w:rPr>
          <w:rFonts w:ascii="Times New Roman" w:hAnsi="Times New Roman" w:cs="Times New Roman"/>
          <w:lang w:val="en-US"/>
        </w:rPr>
        <w:t xml:space="preserve">After their phenotypic examination, all the specimens were subjected to DNA extraction </w:t>
      </w:r>
      <w:r w:rsidR="00906153">
        <w:rPr>
          <w:rFonts w:ascii="Times New Roman" w:hAnsi="Times New Roman" w:cs="Times New Roman"/>
          <w:lang w:val="en-US"/>
        </w:rPr>
        <w:t>which</w:t>
      </w:r>
      <w:r w:rsidR="00906153">
        <w:rPr>
          <w:rFonts w:ascii="Times New Roman" w:hAnsi="Times New Roman" w:cs="Times New Roman"/>
          <w:color w:val="FF0000"/>
          <w:lang w:val="en-US"/>
        </w:rPr>
        <w:t xml:space="preserve"> </w:t>
      </w:r>
      <w:r w:rsidR="00906153" w:rsidRPr="00960D8E">
        <w:rPr>
          <w:rFonts w:ascii="Times New Roman" w:hAnsi="Times New Roman" w:cs="Times New Roman"/>
          <w:lang w:val="en-US"/>
        </w:rPr>
        <w:t xml:space="preserve">was done with a commercial kit and the </w:t>
      </w:r>
      <w:r w:rsidR="00906153" w:rsidRPr="00960D8E">
        <w:rPr>
          <w:rFonts w:ascii="Times New Roman" w:hAnsi="Times New Roman" w:cs="Times New Roman"/>
          <w:lang w:val="en-US"/>
        </w:rPr>
        <w:lastRenderedPageBreak/>
        <w:t xml:space="preserve">samples were subjected to PCR for 9 microsatellites for parentage analysis. </w:t>
      </w:r>
      <w:r w:rsidR="00D629F6" w:rsidRPr="00960D8E">
        <w:rPr>
          <w:rFonts w:ascii="Times New Roman" w:hAnsi="Times New Roman" w:cs="Times New Roman"/>
          <w:lang w:val="en-US"/>
        </w:rPr>
        <w:t>Variance components were estimated with REML using an animal model.</w:t>
      </w:r>
    </w:p>
    <w:p w:rsidR="007D092E" w:rsidRPr="00D40EEF" w:rsidRDefault="00D40EEF" w:rsidP="00D40EEF">
      <w:pPr>
        <w:spacing w:after="0" w:line="240" w:lineRule="auto"/>
        <w:jc w:val="center"/>
        <w:rPr>
          <w:rFonts w:ascii="Times New Roman" w:hAnsi="Times New Roman" w:cs="Times New Roman"/>
          <w:color w:val="FF0000"/>
          <w:lang w:val="en-US"/>
        </w:rPr>
      </w:pPr>
      <w:r w:rsidRPr="00D40EEF">
        <w:rPr>
          <w:rFonts w:ascii="Times New Roman" w:hAnsi="Times New Roman" w:cs="Times New Roman"/>
          <w:color w:val="FF0000"/>
          <w:lang w:val="en-US"/>
        </w:rPr>
        <w:t>(Fig.1 Here)</w:t>
      </w:r>
    </w:p>
    <w:p w:rsidR="00814612" w:rsidRPr="00D93BAF" w:rsidRDefault="00814612" w:rsidP="00FD7AE7">
      <w:pPr>
        <w:spacing w:after="0" w:line="240" w:lineRule="auto"/>
        <w:rPr>
          <w:rFonts w:ascii="Times New Roman" w:hAnsi="Times New Roman" w:cs="Times New Roman"/>
          <w:b/>
          <w:lang w:val="en-US"/>
        </w:rPr>
      </w:pPr>
      <w:r w:rsidRPr="00D93BAF">
        <w:rPr>
          <w:rFonts w:ascii="Times New Roman" w:hAnsi="Times New Roman" w:cs="Times New Roman"/>
          <w:b/>
          <w:lang w:val="en-US"/>
        </w:rPr>
        <w:t>Results</w:t>
      </w:r>
      <w:r w:rsidR="008030D8" w:rsidRPr="00D93BAF">
        <w:rPr>
          <w:rFonts w:ascii="Times New Roman" w:hAnsi="Times New Roman" w:cs="Times New Roman"/>
          <w:b/>
          <w:lang w:val="en-US"/>
        </w:rPr>
        <w:t xml:space="preserve"> and </w:t>
      </w:r>
      <w:r w:rsidR="00411F67" w:rsidRPr="00D93BAF">
        <w:rPr>
          <w:rFonts w:ascii="Times New Roman" w:hAnsi="Times New Roman" w:cs="Times New Roman"/>
          <w:b/>
          <w:lang w:val="en-US"/>
        </w:rPr>
        <w:t>discussion</w:t>
      </w:r>
    </w:p>
    <w:p w:rsidR="00DE30E6" w:rsidRPr="00D93BAF" w:rsidRDefault="00DE30E6" w:rsidP="00FD7AE7">
      <w:pPr>
        <w:spacing w:after="0" w:line="240" w:lineRule="auto"/>
        <w:rPr>
          <w:rFonts w:ascii="Times New Roman" w:hAnsi="Times New Roman" w:cs="Times New Roman"/>
          <w:lang w:val="en-US"/>
        </w:rPr>
      </w:pPr>
    </w:p>
    <w:p w:rsidR="00124A99" w:rsidRPr="003E359F" w:rsidRDefault="00DE30E6" w:rsidP="005F387F">
      <w:pPr>
        <w:spacing w:after="0" w:line="240" w:lineRule="auto"/>
        <w:jc w:val="both"/>
        <w:rPr>
          <w:rFonts w:ascii="Times New Roman" w:eastAsia="Times New Roman" w:hAnsi="Times New Roman" w:cs="Times New Roman"/>
          <w:lang w:val="en-US" w:eastAsia="el-GR"/>
        </w:rPr>
      </w:pPr>
      <w:r w:rsidRPr="00D93BAF">
        <w:rPr>
          <w:rFonts w:ascii="Times New Roman" w:hAnsi="Times New Roman" w:cs="Times New Roman"/>
          <w:lang w:val="en-US"/>
        </w:rPr>
        <w:t xml:space="preserve">The </w:t>
      </w:r>
      <w:r w:rsidR="005F387F">
        <w:rPr>
          <w:rFonts w:ascii="Times New Roman" w:hAnsi="Times New Roman" w:cs="Times New Roman"/>
          <w:lang w:val="en-US"/>
        </w:rPr>
        <w:t xml:space="preserve">most frequent </w:t>
      </w:r>
      <w:r w:rsidR="00111E04" w:rsidRPr="00D93BAF">
        <w:rPr>
          <w:rFonts w:ascii="Times New Roman" w:hAnsi="Times New Roman" w:cs="Times New Roman"/>
          <w:lang w:val="en-US"/>
        </w:rPr>
        <w:t>abnormalities were the narrowing (</w:t>
      </w:r>
      <w:r w:rsidR="0031453F" w:rsidRPr="00D93BAF">
        <w:rPr>
          <w:rFonts w:ascii="Times New Roman" w:hAnsi="Times New Roman" w:cs="Times New Roman"/>
          <w:lang w:val="en-US"/>
        </w:rPr>
        <w:t xml:space="preserve">n-Ma, </w:t>
      </w:r>
      <w:r w:rsidR="00111E04" w:rsidRPr="00D93BAF">
        <w:rPr>
          <w:rFonts w:ascii="Times New Roman" w:hAnsi="Times New Roman" w:cs="Times New Roman"/>
          <w:lang w:val="en-US"/>
        </w:rPr>
        <w:t>89.2</w:t>
      </w:r>
      <w:r w:rsidR="00111E04" w:rsidRPr="00D93BAF">
        <w:rPr>
          <w:rFonts w:ascii="Times New Roman" w:eastAsia="Meiryo" w:hAnsi="Times New Roman" w:cs="Times New Roman"/>
          <w:lang w:val="en-US"/>
        </w:rPr>
        <w:t>±</w:t>
      </w:r>
      <w:r w:rsidR="00831AC4">
        <w:rPr>
          <w:rFonts w:ascii="Times New Roman" w:hAnsi="Times New Roman" w:cs="Times New Roman"/>
          <w:lang w:val="en-US"/>
        </w:rPr>
        <w:t>0.1%) and</w:t>
      </w:r>
      <w:r w:rsidR="00111E04" w:rsidRPr="00D93BAF">
        <w:rPr>
          <w:rFonts w:ascii="Times New Roman" w:hAnsi="Times New Roman" w:cs="Times New Roman"/>
          <w:lang w:val="en-US"/>
        </w:rPr>
        <w:t xml:space="preserve"> the inward bending of the </w:t>
      </w:r>
      <w:r w:rsidR="00831AC4">
        <w:rPr>
          <w:rFonts w:ascii="Times New Roman" w:hAnsi="Times New Roman" w:cs="Times New Roman"/>
          <w:lang w:val="en-US"/>
        </w:rPr>
        <w:t>maxillaries</w:t>
      </w:r>
      <w:r w:rsidR="00111E04" w:rsidRPr="00D93BAF">
        <w:rPr>
          <w:rFonts w:ascii="Times New Roman" w:hAnsi="Times New Roman" w:cs="Times New Roman"/>
          <w:lang w:val="en-US"/>
        </w:rPr>
        <w:t xml:space="preserve"> (</w:t>
      </w:r>
      <w:r w:rsidR="0031453F" w:rsidRPr="00D93BAF">
        <w:rPr>
          <w:rFonts w:ascii="Times New Roman" w:hAnsi="Times New Roman" w:cs="Times New Roman"/>
          <w:lang w:val="en-US"/>
        </w:rPr>
        <w:t xml:space="preserve">b-Ma, </w:t>
      </w:r>
      <w:r w:rsidR="00111E04" w:rsidRPr="00D93BAF">
        <w:rPr>
          <w:rFonts w:ascii="Times New Roman" w:hAnsi="Times New Roman" w:cs="Times New Roman"/>
          <w:lang w:val="en-US"/>
        </w:rPr>
        <w:t>25.6</w:t>
      </w:r>
      <w:r w:rsidR="00111E04" w:rsidRPr="00D93BAF">
        <w:rPr>
          <w:rFonts w:ascii="Times New Roman" w:eastAsia="Meiryo" w:hAnsi="Times New Roman" w:cs="Times New Roman"/>
          <w:lang w:val="en-US"/>
        </w:rPr>
        <w:t>±3.4</w:t>
      </w:r>
      <w:r w:rsidR="00111E04" w:rsidRPr="00D93BAF">
        <w:rPr>
          <w:rFonts w:ascii="Times New Roman" w:hAnsi="Times New Roman" w:cs="Times New Roman"/>
          <w:lang w:val="en-US"/>
        </w:rPr>
        <w:t>%), the fusion of maxillaries with pre-maxillaries (</w:t>
      </w:r>
      <w:r w:rsidR="0031453F" w:rsidRPr="00D93BAF">
        <w:rPr>
          <w:rFonts w:ascii="Times New Roman" w:hAnsi="Times New Roman" w:cs="Times New Roman"/>
          <w:lang w:val="en-US"/>
        </w:rPr>
        <w:t xml:space="preserve">f-Ma/Pm, </w:t>
      </w:r>
      <w:r w:rsidR="00111E04" w:rsidRPr="00D93BAF">
        <w:rPr>
          <w:rFonts w:ascii="Times New Roman" w:hAnsi="Times New Roman" w:cs="Times New Roman"/>
          <w:lang w:val="en-US"/>
        </w:rPr>
        <w:t>9.5</w:t>
      </w:r>
      <w:r w:rsidR="00111E04" w:rsidRPr="00D93BAF">
        <w:rPr>
          <w:rFonts w:ascii="Times New Roman" w:eastAsia="Meiryo" w:hAnsi="Times New Roman" w:cs="Times New Roman"/>
          <w:lang w:val="en-US"/>
        </w:rPr>
        <w:t>±0.6</w:t>
      </w:r>
      <w:r w:rsidR="00111E04" w:rsidRPr="00D93BAF">
        <w:rPr>
          <w:rFonts w:ascii="Times New Roman" w:hAnsi="Times New Roman" w:cs="Times New Roman"/>
          <w:lang w:val="en-US"/>
        </w:rPr>
        <w:t>%) and the partial to complete lack of the premaxillaries (</w:t>
      </w:r>
      <w:r w:rsidR="0031453F" w:rsidRPr="00D93BAF">
        <w:rPr>
          <w:rFonts w:ascii="Times New Roman" w:hAnsi="Times New Roman" w:cs="Times New Roman"/>
          <w:lang w:val="en-US"/>
        </w:rPr>
        <w:t xml:space="preserve">a-Pm, </w:t>
      </w:r>
      <w:r w:rsidR="00111E04" w:rsidRPr="00D93BAF">
        <w:rPr>
          <w:rFonts w:ascii="Times New Roman" w:hAnsi="Times New Roman" w:cs="Times New Roman"/>
          <w:lang w:val="en-US"/>
        </w:rPr>
        <w:t>8.7</w:t>
      </w:r>
      <w:r w:rsidR="00111E04" w:rsidRPr="00D93BAF">
        <w:rPr>
          <w:rFonts w:ascii="Times New Roman" w:eastAsia="Meiryo" w:hAnsi="Times New Roman" w:cs="Times New Roman"/>
          <w:lang w:val="en-US"/>
        </w:rPr>
        <w:t>±0.3%</w:t>
      </w:r>
      <w:r w:rsidR="00111E04" w:rsidRPr="00D93BAF">
        <w:rPr>
          <w:rFonts w:ascii="Times New Roman" w:hAnsi="Times New Roman" w:cs="Times New Roman"/>
          <w:lang w:val="en-US"/>
        </w:rPr>
        <w:t>)</w:t>
      </w:r>
      <w:r w:rsidR="00F44E4C" w:rsidRPr="00D93BAF">
        <w:rPr>
          <w:rFonts w:ascii="Times New Roman" w:hAnsi="Times New Roman" w:cs="Times New Roman"/>
          <w:lang w:val="en-US"/>
        </w:rPr>
        <w:t xml:space="preserve"> (Fig. 2</w:t>
      </w:r>
      <w:r w:rsidR="00B473AC" w:rsidRPr="00D93BAF">
        <w:rPr>
          <w:rFonts w:ascii="Times New Roman" w:hAnsi="Times New Roman" w:cs="Times New Roman"/>
          <w:lang w:val="en-US"/>
        </w:rPr>
        <w:t>)</w:t>
      </w:r>
      <w:r w:rsidR="00111E04" w:rsidRPr="00D93BAF">
        <w:rPr>
          <w:rFonts w:ascii="Times New Roman" w:hAnsi="Times New Roman" w:cs="Times New Roman"/>
          <w:lang w:val="en-US"/>
        </w:rPr>
        <w:t>.</w:t>
      </w:r>
      <w:r w:rsidR="0031453F" w:rsidRPr="00D93BAF">
        <w:rPr>
          <w:rFonts w:ascii="Times New Roman" w:hAnsi="Times New Roman" w:cs="Times New Roman"/>
          <w:lang w:val="en-US"/>
        </w:rPr>
        <w:t xml:space="preserve"> Other </w:t>
      </w:r>
      <w:r w:rsidR="005F387F">
        <w:rPr>
          <w:rFonts w:ascii="Times New Roman" w:hAnsi="Times New Roman" w:cs="Times New Roman"/>
          <w:lang w:val="en-US"/>
        </w:rPr>
        <w:t>minor</w:t>
      </w:r>
      <w:r w:rsidR="0031453F" w:rsidRPr="00D93BAF">
        <w:rPr>
          <w:rFonts w:ascii="Times New Roman" w:hAnsi="Times New Roman" w:cs="Times New Roman"/>
          <w:lang w:val="en-US"/>
        </w:rPr>
        <w:t xml:space="preserve"> abnormalities </w:t>
      </w:r>
      <w:r w:rsidR="004E5438" w:rsidRPr="00D93BAF">
        <w:rPr>
          <w:rFonts w:ascii="Times New Roman" w:hAnsi="Times New Roman" w:cs="Times New Roman"/>
          <w:lang w:val="en-US"/>
        </w:rPr>
        <w:t xml:space="preserve">(ranged between 0.8-3.2%) </w:t>
      </w:r>
      <w:r w:rsidR="0031453F" w:rsidRPr="00D93BAF">
        <w:rPr>
          <w:rFonts w:ascii="Times New Roman" w:hAnsi="Times New Roman" w:cs="Times New Roman"/>
          <w:lang w:val="en-US"/>
        </w:rPr>
        <w:t xml:space="preserve">were the partial to complete lack of the maxillaries (a-Ma), the dorso-ventral curvature of maxillaries and pre-maxillaries (d-Ma and d-Pm, respectively) and the lack of the rostral cartilage (a-Rc). </w:t>
      </w:r>
      <w:r w:rsidR="0077452C" w:rsidRPr="00D93BAF">
        <w:rPr>
          <w:rFonts w:ascii="Times New Roman" w:hAnsi="Times New Roman" w:cs="Times New Roman"/>
          <w:lang w:val="en-US"/>
        </w:rPr>
        <w:t>After the calculation of the new indices, the examined larvae were placed on a scale with 2 to 13 levels based on the severity of the abnormalities</w:t>
      </w:r>
      <w:r w:rsidR="005960FB" w:rsidRPr="00D93BAF">
        <w:rPr>
          <w:rFonts w:ascii="Times New Roman" w:hAnsi="Times New Roman" w:cs="Times New Roman"/>
          <w:lang w:val="en-US"/>
        </w:rPr>
        <w:t xml:space="preserve"> </w:t>
      </w:r>
      <w:r w:rsidR="00D853C0">
        <w:rPr>
          <w:rFonts w:ascii="Times New Roman" w:hAnsi="Times New Roman" w:cs="Times New Roman"/>
          <w:lang w:val="en-US"/>
        </w:rPr>
        <w:t>(depending on the index, Table I</w:t>
      </w:r>
      <w:r w:rsidR="005960FB" w:rsidRPr="00D93BAF">
        <w:rPr>
          <w:rFonts w:ascii="Times New Roman" w:hAnsi="Times New Roman" w:cs="Times New Roman"/>
          <w:lang w:val="en-US"/>
        </w:rPr>
        <w:t>).</w:t>
      </w:r>
      <w:r w:rsidR="00124A99">
        <w:rPr>
          <w:rFonts w:ascii="Times New Roman" w:hAnsi="Times New Roman" w:cs="Times New Roman"/>
          <w:lang w:val="en-US"/>
        </w:rPr>
        <w:t xml:space="preserve"> </w:t>
      </w:r>
      <w:r w:rsidR="00124A99" w:rsidRPr="003E359F">
        <w:rPr>
          <w:rFonts w:ascii="Times New Roman" w:hAnsi="Times New Roman" w:cs="Times New Roman"/>
          <w:lang w:val="en-US"/>
        </w:rPr>
        <w:t>G</w:t>
      </w:r>
      <w:r w:rsidR="00831AC4" w:rsidRPr="003E359F">
        <w:rPr>
          <w:rFonts w:ascii="Times New Roman" w:hAnsi="Times New Roman" w:cs="Times New Roman"/>
          <w:lang w:val="en-US"/>
        </w:rPr>
        <w:t>enetic analysis revealed</w:t>
      </w:r>
      <w:r w:rsidR="005F387F" w:rsidRPr="003E359F">
        <w:rPr>
          <w:rFonts w:ascii="Times New Roman" w:hAnsi="Times New Roman" w:cs="Times New Roman"/>
          <w:lang w:val="en-US"/>
        </w:rPr>
        <w:t xml:space="preserve"> that </w:t>
      </w:r>
      <w:r w:rsidR="00831AC4" w:rsidRPr="003E359F">
        <w:rPr>
          <w:rFonts w:ascii="Times New Roman" w:hAnsi="Times New Roman" w:cs="Times New Roman"/>
          <w:lang w:val="en-US"/>
        </w:rPr>
        <w:t xml:space="preserve">the </w:t>
      </w:r>
      <w:r w:rsidR="005F387F" w:rsidRPr="003E359F">
        <w:rPr>
          <w:rFonts w:ascii="Times New Roman" w:hAnsi="Times New Roman" w:cs="Times New Roman"/>
          <w:lang w:val="en-US"/>
        </w:rPr>
        <w:t xml:space="preserve">fusion of maxillaries with pre-maxillaries, and </w:t>
      </w:r>
      <w:r w:rsidR="00831AC4" w:rsidRPr="003E359F">
        <w:rPr>
          <w:rFonts w:ascii="Times New Roman" w:hAnsi="Times New Roman" w:cs="Times New Roman"/>
          <w:lang w:val="en-US"/>
        </w:rPr>
        <w:t xml:space="preserve">the </w:t>
      </w:r>
      <w:r w:rsidR="005F387F" w:rsidRPr="003E359F">
        <w:rPr>
          <w:rFonts w:ascii="Times New Roman" w:hAnsi="Times New Roman" w:cs="Times New Roman"/>
          <w:lang w:val="en-US"/>
        </w:rPr>
        <w:t>narrowing of maxillaries presented significant heritabilities (</w:t>
      </w:r>
      <w:r w:rsidR="005F387F" w:rsidRPr="003E359F">
        <w:rPr>
          <w:rFonts w:ascii="Times New Roman" w:eastAsia="Times New Roman" w:hAnsi="Times New Roman" w:cs="Times New Roman"/>
          <w:lang w:val="en-US" w:eastAsia="el-GR"/>
        </w:rPr>
        <w:t>0.23±0.06 and 0.13±0.04 respectively</w:t>
      </w:r>
      <w:r w:rsidR="00831AC4" w:rsidRPr="003E359F">
        <w:rPr>
          <w:rFonts w:ascii="Times New Roman" w:eastAsia="Times New Roman" w:hAnsi="Times New Roman" w:cs="Times New Roman"/>
          <w:lang w:val="en-US" w:eastAsia="el-GR"/>
        </w:rPr>
        <w:t>,</w:t>
      </w:r>
      <w:r w:rsidR="005F387F" w:rsidRPr="003E359F">
        <w:rPr>
          <w:rFonts w:ascii="Times New Roman" w:eastAsia="Times New Roman" w:hAnsi="Times New Roman" w:cs="Times New Roman"/>
          <w:lang w:val="en-US" w:eastAsia="el-GR"/>
        </w:rPr>
        <w:t xml:space="preserve"> Table II).</w:t>
      </w:r>
    </w:p>
    <w:p w:rsidR="00124A99" w:rsidRPr="003E359F" w:rsidRDefault="00124A99" w:rsidP="005F387F">
      <w:pPr>
        <w:spacing w:after="0" w:line="240" w:lineRule="auto"/>
        <w:jc w:val="both"/>
        <w:rPr>
          <w:rFonts w:ascii="Times New Roman" w:eastAsia="Times New Roman" w:hAnsi="Times New Roman" w:cs="Times New Roman"/>
          <w:lang w:val="en-US" w:eastAsia="el-GR"/>
        </w:rPr>
      </w:pPr>
    </w:p>
    <w:p w:rsidR="003B36C2" w:rsidRDefault="00124A99" w:rsidP="00FD7AE7">
      <w:pPr>
        <w:spacing w:after="0" w:line="240" w:lineRule="auto"/>
        <w:jc w:val="both"/>
        <w:rPr>
          <w:rFonts w:ascii="Times New Roman" w:eastAsia="Times New Roman" w:hAnsi="Times New Roman" w:cs="Times New Roman"/>
          <w:lang w:val="en-US" w:eastAsia="el-GR"/>
        </w:rPr>
      </w:pPr>
      <w:r w:rsidRPr="00D93BAF">
        <w:rPr>
          <w:rFonts w:ascii="Times New Roman" w:hAnsi="Times New Roman" w:cs="Times New Roman"/>
          <w:lang w:val="en-US"/>
        </w:rPr>
        <w:t xml:space="preserve">To our knowledge it is the first time </w:t>
      </w:r>
      <w:r w:rsidRPr="00D93BAF">
        <w:rPr>
          <w:rFonts w:ascii="Times New Roman" w:eastAsia="Times New Roman" w:hAnsi="Times New Roman" w:cs="Times New Roman"/>
          <w:lang w:val="en-US" w:eastAsia="el-GR"/>
        </w:rPr>
        <w:t xml:space="preserve">where both qualitative and quantitative </w:t>
      </w:r>
      <w:r>
        <w:rPr>
          <w:rFonts w:ascii="Times New Roman" w:eastAsia="Times New Roman" w:hAnsi="Times New Roman" w:cs="Times New Roman"/>
          <w:lang w:val="en-US" w:eastAsia="el-GR"/>
        </w:rPr>
        <w:t>evaluation</w:t>
      </w:r>
      <w:r w:rsidRPr="00D93BAF">
        <w:rPr>
          <w:rFonts w:ascii="Times New Roman" w:eastAsia="Times New Roman" w:hAnsi="Times New Roman" w:cs="Times New Roman"/>
          <w:lang w:val="en-US" w:eastAsia="el-GR"/>
        </w:rPr>
        <w:t xml:space="preserve"> of jaw abnormalities took place in seabream larvae, allow</w:t>
      </w:r>
      <w:r>
        <w:rPr>
          <w:rFonts w:ascii="Times New Roman" w:eastAsia="Times New Roman" w:hAnsi="Times New Roman" w:cs="Times New Roman"/>
          <w:lang w:val="en-US" w:eastAsia="el-GR"/>
        </w:rPr>
        <w:t>ing</w:t>
      </w:r>
      <w:r w:rsidRPr="00D93BAF">
        <w:rPr>
          <w:rFonts w:ascii="Times New Roman" w:eastAsia="Times New Roman" w:hAnsi="Times New Roman" w:cs="Times New Roman"/>
          <w:lang w:val="en-US" w:eastAsia="el-GR"/>
        </w:rPr>
        <w:t xml:space="preserve"> us to fully characterize the</w:t>
      </w:r>
      <w:r>
        <w:rPr>
          <w:rFonts w:ascii="Times New Roman" w:eastAsia="Times New Roman" w:hAnsi="Times New Roman" w:cs="Times New Roman"/>
          <w:lang w:val="en-US" w:eastAsia="el-GR"/>
        </w:rPr>
        <w:t xml:space="preserve"> phenotypic range</w:t>
      </w:r>
      <w:r w:rsidRPr="00D93BAF">
        <w:rPr>
          <w:rFonts w:ascii="Times New Roman" w:eastAsia="Times New Roman" w:hAnsi="Times New Roman" w:cs="Times New Roman"/>
          <w:lang w:val="en-US" w:eastAsia="el-GR"/>
        </w:rPr>
        <w:t xml:space="preserve"> </w:t>
      </w:r>
      <w:r>
        <w:rPr>
          <w:rFonts w:ascii="Times New Roman" w:eastAsia="Times New Roman" w:hAnsi="Times New Roman" w:cs="Times New Roman"/>
          <w:lang w:val="en-US" w:eastAsia="el-GR"/>
        </w:rPr>
        <w:t>of abnormalities during</w:t>
      </w:r>
      <w:r w:rsidRPr="00D93BAF">
        <w:rPr>
          <w:rFonts w:ascii="Times New Roman" w:eastAsia="Times New Roman" w:hAnsi="Times New Roman" w:cs="Times New Roman"/>
          <w:lang w:val="en-US" w:eastAsia="el-GR"/>
        </w:rPr>
        <w:t xml:space="preserve"> </w:t>
      </w:r>
      <w:r>
        <w:rPr>
          <w:rFonts w:ascii="Times New Roman" w:eastAsia="Times New Roman" w:hAnsi="Times New Roman" w:cs="Times New Roman"/>
          <w:lang w:val="en-US" w:eastAsia="el-GR"/>
        </w:rPr>
        <w:t>the phase of their development</w:t>
      </w:r>
      <w:r w:rsidRPr="00D93BAF">
        <w:rPr>
          <w:rFonts w:ascii="Times New Roman" w:eastAsia="Times New Roman" w:hAnsi="Times New Roman" w:cs="Times New Roman"/>
          <w:lang w:val="en-US" w:eastAsia="el-GR"/>
        </w:rPr>
        <w:t>.</w:t>
      </w:r>
      <w:r>
        <w:rPr>
          <w:rFonts w:ascii="Times New Roman" w:eastAsia="Times New Roman" w:hAnsi="Times New Roman" w:cs="Times New Roman"/>
          <w:lang w:val="en-US" w:eastAsia="el-GR"/>
        </w:rPr>
        <w:t xml:space="preserve"> Compared with the macroscopic scoring of abnormalities </w:t>
      </w:r>
      <w:r w:rsidR="00864058">
        <w:rPr>
          <w:rFonts w:ascii="Times New Roman" w:eastAsia="Times New Roman" w:hAnsi="Times New Roman" w:cs="Times New Roman"/>
          <w:lang w:val="en-US" w:eastAsia="el-GR"/>
        </w:rPr>
        <w:t>during the juvenile or adult stages, the microscopic analysis of whole-mount stained individuals is characterized by higher anatomic precision, potentially allowing for the distinction betwe</w:t>
      </w:r>
      <w:r w:rsidR="00067114">
        <w:rPr>
          <w:rFonts w:ascii="Times New Roman" w:eastAsia="Times New Roman" w:hAnsi="Times New Roman" w:cs="Times New Roman"/>
          <w:lang w:val="en-US" w:eastAsia="el-GR"/>
        </w:rPr>
        <w:t>en different abnormality types.</w:t>
      </w:r>
    </w:p>
    <w:p w:rsidR="00D40EEF" w:rsidRDefault="00D40EEF" w:rsidP="00FD7AE7">
      <w:pPr>
        <w:spacing w:after="0" w:line="240" w:lineRule="auto"/>
        <w:jc w:val="both"/>
        <w:rPr>
          <w:rFonts w:ascii="Times New Roman" w:eastAsia="Times New Roman" w:hAnsi="Times New Roman" w:cs="Times New Roman"/>
          <w:lang w:val="en-US" w:eastAsia="el-GR"/>
        </w:rPr>
      </w:pPr>
    </w:p>
    <w:p w:rsidR="00D40EEF" w:rsidRPr="00D40EEF" w:rsidRDefault="00AF4B04" w:rsidP="00D40EEF">
      <w:pPr>
        <w:spacing w:after="0" w:line="240" w:lineRule="auto"/>
        <w:jc w:val="center"/>
        <w:rPr>
          <w:rFonts w:ascii="Times New Roman" w:hAnsi="Times New Roman" w:cs="Times New Roman"/>
          <w:color w:val="FF0000"/>
          <w:lang w:val="en-US"/>
        </w:rPr>
      </w:pPr>
      <w:r>
        <w:rPr>
          <w:rFonts w:ascii="Times New Roman" w:eastAsia="Times New Roman" w:hAnsi="Times New Roman" w:cs="Times New Roman"/>
          <w:color w:val="FF0000"/>
          <w:lang w:val="en-US" w:eastAsia="el-GR"/>
        </w:rPr>
        <w:t xml:space="preserve">(Fig.2, Table I &amp; Table II </w:t>
      </w:r>
      <w:r w:rsidR="00D40EEF" w:rsidRPr="00D40EEF">
        <w:rPr>
          <w:rFonts w:ascii="Times New Roman" w:eastAsia="Times New Roman" w:hAnsi="Times New Roman" w:cs="Times New Roman"/>
          <w:color w:val="FF0000"/>
          <w:lang w:val="en-US" w:eastAsia="el-GR"/>
        </w:rPr>
        <w:t>Here)</w:t>
      </w:r>
    </w:p>
    <w:p w:rsidR="003043FD" w:rsidRPr="00D93BAF" w:rsidRDefault="003043FD" w:rsidP="00D40EEF">
      <w:pPr>
        <w:spacing w:after="0"/>
        <w:contextualSpacing/>
        <w:rPr>
          <w:rFonts w:ascii="Times New Roman" w:hAnsi="Times New Roman" w:cs="Times New Roman"/>
          <w:lang w:val="en-US"/>
        </w:rPr>
      </w:pPr>
    </w:p>
    <w:p w:rsidR="007D092E" w:rsidRDefault="007D092E" w:rsidP="007D092E">
      <w:pPr>
        <w:spacing w:after="0"/>
        <w:rPr>
          <w:rFonts w:ascii="Times New Roman" w:hAnsi="Times New Roman" w:cs="Times New Roman"/>
          <w:b/>
          <w:lang w:val="en-US"/>
        </w:rPr>
      </w:pPr>
      <w:r w:rsidRPr="00B56E85">
        <w:rPr>
          <w:rFonts w:ascii="Times New Roman" w:hAnsi="Times New Roman" w:cs="Times New Roman"/>
          <w:b/>
          <w:lang w:val="en-US"/>
        </w:rPr>
        <w:t>Acknowledgements</w:t>
      </w:r>
    </w:p>
    <w:p w:rsidR="007D092E" w:rsidRPr="00B56E85" w:rsidRDefault="007D092E" w:rsidP="007D092E">
      <w:pPr>
        <w:spacing w:after="0"/>
        <w:rPr>
          <w:rFonts w:ascii="Times New Roman" w:hAnsi="Times New Roman" w:cs="Times New Roman"/>
          <w:lang w:val="en-US"/>
        </w:rPr>
      </w:pPr>
    </w:p>
    <w:p w:rsidR="007D092E" w:rsidRPr="00B227D0" w:rsidRDefault="007D092E" w:rsidP="007D092E">
      <w:pPr>
        <w:spacing w:after="0" w:line="240" w:lineRule="auto"/>
        <w:jc w:val="both"/>
        <w:rPr>
          <w:rFonts w:ascii="Times New Roman" w:eastAsia="Times New Roman" w:hAnsi="Times New Roman" w:cs="Times New Roman"/>
          <w:lang w:val="en-US" w:eastAsia="el-GR"/>
        </w:rPr>
      </w:pPr>
      <w:r w:rsidRPr="00B227D0">
        <w:rPr>
          <w:rFonts w:ascii="Times New Roman" w:eastAsia="Times New Roman" w:hAnsi="Times New Roman" w:cs="Times New Roman"/>
          <w:lang w:val="en-US" w:eastAsia="el-GR"/>
        </w:rPr>
        <w:t>This study was partially supported by the programme NSRF 2007–2013, ‘Competitiveness &amp; Entrepreneurship’ (call Cooperation I, Project No 09SYN-24-619) of the Ministry of Education, Religious Affairs, Culture and Sports, Greece.</w:t>
      </w:r>
    </w:p>
    <w:p w:rsidR="007D092E" w:rsidRPr="00B56E85" w:rsidRDefault="007D092E" w:rsidP="00FD7AE7">
      <w:pPr>
        <w:spacing w:after="0"/>
        <w:rPr>
          <w:rFonts w:ascii="Times New Roman" w:hAnsi="Times New Roman" w:cs="Times New Roman"/>
          <w:lang w:val="en-US"/>
        </w:rPr>
      </w:pPr>
    </w:p>
    <w:p w:rsidR="005604FF" w:rsidRPr="00D93BAF" w:rsidRDefault="00814612" w:rsidP="00FD7AE7">
      <w:pPr>
        <w:spacing w:after="0"/>
        <w:rPr>
          <w:rFonts w:ascii="Times New Roman" w:hAnsi="Times New Roman" w:cs="Times New Roman"/>
          <w:b/>
          <w:lang w:val="en-US"/>
        </w:rPr>
      </w:pPr>
      <w:r w:rsidRPr="00D93BAF">
        <w:rPr>
          <w:rFonts w:ascii="Times New Roman" w:hAnsi="Times New Roman" w:cs="Times New Roman"/>
          <w:b/>
          <w:lang w:val="en-US"/>
        </w:rPr>
        <w:t>References</w:t>
      </w:r>
    </w:p>
    <w:p w:rsidR="00090D5A" w:rsidRPr="00B227D0" w:rsidRDefault="00090D5A" w:rsidP="00FD7AE7">
      <w:pPr>
        <w:spacing w:after="0"/>
        <w:rPr>
          <w:rFonts w:ascii="Times New Roman" w:hAnsi="Times New Roman" w:cs="Times New Roman"/>
          <w:lang w:val="en-US"/>
        </w:rPr>
      </w:pPr>
    </w:p>
    <w:p w:rsidR="00090D5A" w:rsidRDefault="00090D5A" w:rsidP="00090D5A">
      <w:pPr>
        <w:spacing w:after="0" w:line="240" w:lineRule="auto"/>
        <w:ind w:left="284" w:hanging="284"/>
        <w:jc w:val="both"/>
        <w:rPr>
          <w:rFonts w:ascii="Times New Roman" w:hAnsi="Times New Roman" w:cs="Times New Roman"/>
          <w:lang w:val="en-GB"/>
        </w:rPr>
      </w:pPr>
      <w:r w:rsidRPr="00D93BAF">
        <w:rPr>
          <w:rFonts w:ascii="Times New Roman" w:hAnsi="Times New Roman" w:cs="Times New Roman"/>
          <w:lang w:val="en-GB"/>
        </w:rPr>
        <w:t xml:space="preserve">Boglione C., E. Gisbert, P. Gavaia, P.E. Witten, M. Moren, S. Fontagné and G. Koumoundouros. 2013. </w:t>
      </w:r>
      <w:r w:rsidR="005C79B5">
        <w:rPr>
          <w:rFonts w:ascii="Times New Roman" w:hAnsi="Times New Roman" w:cs="Times New Roman"/>
          <w:lang w:val="en-GB"/>
        </w:rPr>
        <w:t>S</w:t>
      </w:r>
      <w:r w:rsidRPr="00D93BAF">
        <w:rPr>
          <w:rFonts w:ascii="Times New Roman" w:hAnsi="Times New Roman" w:cs="Times New Roman"/>
          <w:lang w:val="en-GB"/>
        </w:rPr>
        <w:t xml:space="preserve">keletal anomalies in reared European larvae and juveniles Part 2: Main typologies, occurrences and causative factors. </w:t>
      </w:r>
      <w:r w:rsidR="007C5B64">
        <w:rPr>
          <w:rFonts w:ascii="Times New Roman" w:hAnsi="Times New Roman" w:cs="Times New Roman"/>
          <w:lang w:val="en-GB"/>
        </w:rPr>
        <w:t>Reviews in Aquaculture 5:</w:t>
      </w:r>
      <w:r w:rsidRPr="00D93BAF">
        <w:rPr>
          <w:rFonts w:ascii="Times New Roman" w:hAnsi="Times New Roman" w:cs="Times New Roman"/>
          <w:lang w:val="en-GB"/>
        </w:rPr>
        <w:t>S121-S167.</w:t>
      </w:r>
    </w:p>
    <w:p w:rsidR="008D7597" w:rsidRDefault="008D7597" w:rsidP="00B227D0">
      <w:pPr>
        <w:spacing w:after="0" w:line="240" w:lineRule="auto"/>
        <w:ind w:left="284" w:hanging="284"/>
        <w:jc w:val="both"/>
        <w:rPr>
          <w:rFonts w:ascii="Times New Roman" w:hAnsi="Times New Roman" w:cs="Times New Roman"/>
          <w:lang w:val="en-GB"/>
        </w:rPr>
      </w:pPr>
      <w:r>
        <w:rPr>
          <w:rFonts w:ascii="Times New Roman" w:hAnsi="Times New Roman" w:cs="Times New Roman"/>
          <w:lang w:val="en-GB"/>
        </w:rPr>
        <w:t>García-Celdrán M., Z. Cutáková, G. Ramis, A. Estévez, M. Manchado, A. Navarro, E. María-Dolores</w:t>
      </w:r>
      <w:r w:rsidRPr="008D7597">
        <w:rPr>
          <w:rFonts w:ascii="Times New Roman" w:hAnsi="Times New Roman" w:cs="Times New Roman"/>
          <w:lang w:val="en-GB"/>
        </w:rPr>
        <w:t>,</w:t>
      </w:r>
      <w:r>
        <w:rPr>
          <w:rFonts w:ascii="Times New Roman" w:hAnsi="Times New Roman" w:cs="Times New Roman"/>
          <w:lang w:val="en-GB"/>
        </w:rPr>
        <w:t xml:space="preserve"> J. Peñalver, J.A. Sánchez and </w:t>
      </w:r>
      <w:r w:rsidRPr="008D7597">
        <w:rPr>
          <w:rFonts w:ascii="Times New Roman" w:hAnsi="Times New Roman" w:cs="Times New Roman"/>
          <w:lang w:val="en-GB"/>
        </w:rPr>
        <w:t>E. Armero</w:t>
      </w:r>
      <w:r>
        <w:rPr>
          <w:rFonts w:ascii="Times New Roman" w:hAnsi="Times New Roman" w:cs="Times New Roman"/>
          <w:lang w:val="en-GB"/>
        </w:rPr>
        <w:t xml:space="preserve">. </w:t>
      </w:r>
      <w:r w:rsidR="00B227D0">
        <w:rPr>
          <w:rFonts w:ascii="Times New Roman" w:hAnsi="Times New Roman" w:cs="Times New Roman"/>
          <w:lang w:val="en-GB"/>
        </w:rPr>
        <w:t xml:space="preserve">2016. </w:t>
      </w:r>
      <w:r w:rsidR="00B227D0" w:rsidRPr="00B227D0">
        <w:rPr>
          <w:rFonts w:ascii="Times New Roman" w:hAnsi="Times New Roman" w:cs="Times New Roman"/>
          <w:lang w:val="en-GB"/>
        </w:rPr>
        <w:lastRenderedPageBreak/>
        <w:t>Estimates of heritabilities and genetic correlations of skeletal deformities</w:t>
      </w:r>
      <w:r w:rsidR="00B227D0">
        <w:rPr>
          <w:rFonts w:ascii="Times New Roman" w:hAnsi="Times New Roman" w:cs="Times New Roman"/>
          <w:lang w:val="en-GB"/>
        </w:rPr>
        <w:t xml:space="preserve"> and </w:t>
      </w:r>
      <w:r w:rsidR="00B227D0" w:rsidRPr="00B227D0">
        <w:rPr>
          <w:rFonts w:ascii="Times New Roman" w:hAnsi="Times New Roman" w:cs="Times New Roman"/>
          <w:lang w:val="en-GB"/>
        </w:rPr>
        <w:t>uninflated swimbladder in a reared gilthead sea bream (</w:t>
      </w:r>
      <w:r w:rsidR="00B227D0" w:rsidRPr="00B227D0">
        <w:rPr>
          <w:rFonts w:ascii="Times New Roman" w:hAnsi="Times New Roman" w:cs="Times New Roman"/>
          <w:i/>
          <w:lang w:val="en-GB"/>
        </w:rPr>
        <w:t>Sparus aurata</w:t>
      </w:r>
      <w:r w:rsidR="00B227D0">
        <w:rPr>
          <w:rFonts w:ascii="Times New Roman" w:hAnsi="Times New Roman" w:cs="Times New Roman"/>
          <w:lang w:val="en-GB"/>
        </w:rPr>
        <w:t xml:space="preserve"> L.) </w:t>
      </w:r>
      <w:r w:rsidR="00B227D0" w:rsidRPr="00B227D0">
        <w:rPr>
          <w:rFonts w:ascii="Times New Roman" w:hAnsi="Times New Roman" w:cs="Times New Roman"/>
          <w:lang w:val="en-GB"/>
        </w:rPr>
        <w:t>juvenile population sourced from three broodstocks along the</w:t>
      </w:r>
      <w:r w:rsidR="00B227D0">
        <w:rPr>
          <w:rFonts w:ascii="Times New Roman" w:hAnsi="Times New Roman" w:cs="Times New Roman"/>
          <w:lang w:val="en-GB"/>
        </w:rPr>
        <w:t xml:space="preserve"> </w:t>
      </w:r>
      <w:r w:rsidR="00B227D0" w:rsidRPr="00B227D0">
        <w:rPr>
          <w:rFonts w:ascii="Times New Roman" w:hAnsi="Times New Roman" w:cs="Times New Roman"/>
          <w:lang w:val="en-GB"/>
        </w:rPr>
        <w:t>Spanish coasts</w:t>
      </w:r>
      <w:r w:rsidR="00B227D0">
        <w:rPr>
          <w:rFonts w:ascii="Times New Roman" w:hAnsi="Times New Roman" w:cs="Times New Roman"/>
          <w:lang w:val="en-GB"/>
        </w:rPr>
        <w:t>. Aquaculture 464: 601-608.</w:t>
      </w:r>
    </w:p>
    <w:p w:rsidR="00090D5A" w:rsidRDefault="00090D5A" w:rsidP="00913F86">
      <w:pPr>
        <w:spacing w:after="0" w:line="240" w:lineRule="auto"/>
        <w:ind w:left="284" w:hanging="284"/>
        <w:jc w:val="both"/>
        <w:rPr>
          <w:rFonts w:ascii="Times New Roman" w:hAnsi="Times New Roman" w:cs="Times New Roman"/>
          <w:lang w:val="en-GB"/>
        </w:rPr>
      </w:pPr>
      <w:r w:rsidRPr="00D93BAF">
        <w:rPr>
          <w:rFonts w:ascii="Times New Roman" w:hAnsi="Times New Roman" w:cs="Times New Roman"/>
          <w:lang w:val="en-GB"/>
        </w:rPr>
        <w:t>Koumoundouros G. 2010. Morpho-anatomical abnormalities in Mediterranean marine aquaculture. In: Recent Advances in Aquaculture Research. Transworld Research Network, Kerala, India.</w:t>
      </w:r>
      <w:r w:rsidR="006A3B9A">
        <w:rPr>
          <w:rFonts w:ascii="Times New Roman" w:hAnsi="Times New Roman" w:cs="Times New Roman"/>
          <w:lang w:val="en-GB"/>
        </w:rPr>
        <w:t xml:space="preserve"> </w:t>
      </w:r>
      <w:r w:rsidRPr="00D93BAF">
        <w:rPr>
          <w:rFonts w:ascii="Times New Roman" w:hAnsi="Times New Roman" w:cs="Times New Roman"/>
          <w:lang w:val="en-GB"/>
        </w:rPr>
        <w:t>125-148</w:t>
      </w:r>
      <w:r w:rsidR="006A3B9A">
        <w:rPr>
          <w:rFonts w:ascii="Times New Roman" w:hAnsi="Times New Roman" w:cs="Times New Roman"/>
          <w:lang w:val="en-GB"/>
        </w:rPr>
        <w:t>p</w:t>
      </w:r>
      <w:r w:rsidRPr="00D93BAF">
        <w:rPr>
          <w:rFonts w:ascii="Times New Roman" w:hAnsi="Times New Roman" w:cs="Times New Roman"/>
          <w:lang w:val="en-GB"/>
        </w:rPr>
        <w:t>.</w:t>
      </w:r>
    </w:p>
    <w:p w:rsidR="00913AB8" w:rsidRDefault="00913AB8" w:rsidP="00913F86">
      <w:pPr>
        <w:spacing w:after="0" w:line="240" w:lineRule="auto"/>
        <w:ind w:left="284" w:hanging="284"/>
        <w:jc w:val="both"/>
        <w:rPr>
          <w:rFonts w:ascii="Times New Roman" w:hAnsi="Times New Roman" w:cs="Times New Roman"/>
          <w:lang w:val="en-GB"/>
        </w:rPr>
      </w:pPr>
      <w:r>
        <w:rPr>
          <w:rFonts w:ascii="Times New Roman" w:hAnsi="Times New Roman" w:cs="Times New Roman"/>
          <w:lang w:val="en-GB"/>
        </w:rPr>
        <w:t xml:space="preserve">Nguyen H.N., P. </w:t>
      </w:r>
      <w:proofErr w:type="spellStart"/>
      <w:r>
        <w:rPr>
          <w:rFonts w:ascii="Times New Roman" w:hAnsi="Times New Roman" w:cs="Times New Roman"/>
          <w:lang w:val="en-GB"/>
        </w:rPr>
        <w:t>Whatmore</w:t>
      </w:r>
      <w:proofErr w:type="spellEnd"/>
      <w:r>
        <w:rPr>
          <w:rFonts w:ascii="Times New Roman" w:hAnsi="Times New Roman" w:cs="Times New Roman"/>
          <w:lang w:val="en-GB"/>
        </w:rPr>
        <w:t xml:space="preserve">, A. Miller and W. Kribb.2016. Quantitative genetic properties of four measures of deformity in yellowtail kingfish </w:t>
      </w:r>
      <w:proofErr w:type="spellStart"/>
      <w:r w:rsidRPr="00913AB8">
        <w:rPr>
          <w:rFonts w:ascii="Times New Roman" w:hAnsi="Times New Roman" w:cs="Times New Roman"/>
          <w:i/>
          <w:lang w:val="en-GB"/>
        </w:rPr>
        <w:t>Seriola</w:t>
      </w:r>
      <w:proofErr w:type="spellEnd"/>
      <w:r w:rsidRPr="00913AB8">
        <w:rPr>
          <w:rFonts w:ascii="Times New Roman" w:hAnsi="Times New Roman" w:cs="Times New Roman"/>
          <w:i/>
          <w:lang w:val="en-GB"/>
        </w:rPr>
        <w:t xml:space="preserve"> </w:t>
      </w:r>
      <w:proofErr w:type="spellStart"/>
      <w:r w:rsidRPr="00913AB8">
        <w:rPr>
          <w:rFonts w:ascii="Times New Roman" w:hAnsi="Times New Roman" w:cs="Times New Roman"/>
          <w:i/>
          <w:lang w:val="en-GB"/>
        </w:rPr>
        <w:t>lalandi</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Valenciennes</w:t>
      </w:r>
      <w:proofErr w:type="spellEnd"/>
      <w:r>
        <w:rPr>
          <w:rFonts w:ascii="Times New Roman" w:hAnsi="Times New Roman" w:cs="Times New Roman"/>
          <w:lang w:val="en-GB"/>
        </w:rPr>
        <w:t>, 1833. Journal of Fish Diseases 39:217-228.</w:t>
      </w:r>
    </w:p>
    <w:p w:rsidR="001E7DE6" w:rsidRPr="00105AA4" w:rsidRDefault="00913AB8" w:rsidP="00913F86">
      <w:pPr>
        <w:spacing w:after="0" w:line="240" w:lineRule="auto"/>
        <w:ind w:left="284" w:hanging="284"/>
        <w:jc w:val="both"/>
        <w:rPr>
          <w:rFonts w:ascii="Times New Roman" w:hAnsi="Times New Roman" w:cs="Times New Roman"/>
          <w:lang w:val="en-GB"/>
        </w:rPr>
      </w:pPr>
      <w:proofErr w:type="spellStart"/>
      <w:r>
        <w:rPr>
          <w:rFonts w:ascii="Times New Roman" w:hAnsi="Times New Roman" w:cs="Times New Roman"/>
          <w:lang w:val="en-GB"/>
        </w:rPr>
        <w:t>Sawayama</w:t>
      </w:r>
      <w:proofErr w:type="spellEnd"/>
      <w:r>
        <w:rPr>
          <w:rFonts w:ascii="Times New Roman" w:hAnsi="Times New Roman" w:cs="Times New Roman"/>
          <w:lang w:val="en-GB"/>
        </w:rPr>
        <w:t xml:space="preserve"> E. and M. Takagi. 2016.Morphology and parentage association of shortened upper jaw deformity in hatchery-produced Japanese flounder, </w:t>
      </w:r>
      <w:proofErr w:type="spellStart"/>
      <w:r w:rsidRPr="00913AB8">
        <w:rPr>
          <w:rFonts w:ascii="Times New Roman" w:hAnsi="Times New Roman" w:cs="Times New Roman"/>
          <w:i/>
          <w:lang w:val="en-GB"/>
        </w:rPr>
        <w:t>Paralichthys</w:t>
      </w:r>
      <w:proofErr w:type="spellEnd"/>
      <w:r w:rsidRPr="00913AB8">
        <w:rPr>
          <w:rFonts w:ascii="Times New Roman" w:hAnsi="Times New Roman" w:cs="Times New Roman"/>
          <w:i/>
          <w:lang w:val="en-GB"/>
        </w:rPr>
        <w:t xml:space="preserve"> </w:t>
      </w:r>
      <w:proofErr w:type="spellStart"/>
      <w:r w:rsidRPr="00913AB8">
        <w:rPr>
          <w:rFonts w:ascii="Times New Roman" w:hAnsi="Times New Roman" w:cs="Times New Roman"/>
          <w:i/>
          <w:lang w:val="en-GB"/>
        </w:rPr>
        <w:t>olivaceus</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Temmick</w:t>
      </w:r>
      <w:proofErr w:type="spellEnd"/>
      <w:r>
        <w:rPr>
          <w:rFonts w:ascii="Times New Roman" w:hAnsi="Times New Roman" w:cs="Times New Roman"/>
          <w:lang w:val="en-GB"/>
        </w:rPr>
        <w:t xml:space="preserve"> &amp; Schlegel, 1846). </w:t>
      </w:r>
      <w:r w:rsidRPr="00105AA4">
        <w:rPr>
          <w:rFonts w:ascii="Times New Roman" w:hAnsi="Times New Roman" w:cs="Times New Roman"/>
          <w:lang w:val="en-GB"/>
        </w:rPr>
        <w:t>Journal of Applied Ichthyology</w:t>
      </w:r>
      <w:r w:rsidR="0045745D" w:rsidRPr="00105AA4">
        <w:rPr>
          <w:rFonts w:ascii="Times New Roman" w:hAnsi="Times New Roman" w:cs="Times New Roman"/>
          <w:lang w:val="en-GB"/>
        </w:rPr>
        <w:t>:1-5.</w:t>
      </w:r>
    </w:p>
    <w:p w:rsidR="00D40EEF" w:rsidRPr="00D40EEF" w:rsidRDefault="00D40EEF" w:rsidP="00913F86">
      <w:pPr>
        <w:spacing w:after="0" w:line="240" w:lineRule="auto"/>
        <w:ind w:left="284" w:hanging="284"/>
        <w:jc w:val="both"/>
        <w:rPr>
          <w:rFonts w:ascii="Times New Roman" w:hAnsi="Times New Roman" w:cs="Times New Roman"/>
          <w:lang w:val="en-GB"/>
        </w:rPr>
      </w:pPr>
    </w:p>
    <w:p w:rsidR="00D40EEF" w:rsidRPr="00D93BAF" w:rsidRDefault="00D40EEF" w:rsidP="00D40EEF">
      <w:pPr>
        <w:keepNext/>
        <w:spacing w:after="0" w:line="240" w:lineRule="auto"/>
        <w:jc w:val="center"/>
        <w:rPr>
          <w:rFonts w:ascii="Times New Roman" w:hAnsi="Times New Roman" w:cs="Times New Roman"/>
        </w:rPr>
      </w:pPr>
      <w:r w:rsidRPr="00D93BAF">
        <w:rPr>
          <w:rFonts w:ascii="Times New Roman" w:hAnsi="Times New Roman" w:cs="Times New Roman"/>
          <w:b/>
          <w:noProof/>
          <w:lang w:eastAsia="el-GR"/>
        </w:rPr>
        <w:drawing>
          <wp:inline distT="0" distB="0" distL="0" distR="0">
            <wp:extent cx="4362816" cy="1470660"/>
            <wp:effectExtent l="19050" t="0" r="0" b="0"/>
            <wp:docPr id="2" name="Picture 2" descr="C:\Users\Stefanos\Desktop\Fish Biology\Συνέδρια\06.Larvi 2017\Plat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efanos\Desktop\Fish Biology\Συνέδρια\06.Larvi 2017\Plate.tif"/>
                    <pic:cNvPicPr>
                      <a:picLocks noChangeAspect="1" noChangeArrowheads="1"/>
                    </pic:cNvPicPr>
                  </pic:nvPicPr>
                  <pic:blipFill>
                    <a:blip r:embed="rId5" cstate="print">
                      <a:lum bright="10000"/>
                    </a:blip>
                    <a:srcRect t="28244" b="26718"/>
                    <a:stretch>
                      <a:fillRect/>
                    </a:stretch>
                  </pic:blipFill>
                  <pic:spPr bwMode="auto">
                    <a:xfrm>
                      <a:off x="0" y="0"/>
                      <a:ext cx="4369811" cy="1473018"/>
                    </a:xfrm>
                    <a:prstGeom prst="rect">
                      <a:avLst/>
                    </a:prstGeom>
                    <a:noFill/>
                    <a:ln w="9525">
                      <a:noFill/>
                      <a:miter lim="800000"/>
                      <a:headEnd/>
                      <a:tailEnd/>
                    </a:ln>
                  </pic:spPr>
                </pic:pic>
              </a:graphicData>
            </a:graphic>
          </wp:inline>
        </w:drawing>
      </w:r>
    </w:p>
    <w:p w:rsidR="00D40EEF" w:rsidRPr="00913AB8" w:rsidRDefault="00D40EEF" w:rsidP="00D40EEF">
      <w:pPr>
        <w:pStyle w:val="Caption"/>
        <w:spacing w:after="0"/>
        <w:ind w:left="426" w:hanging="426"/>
        <w:rPr>
          <w:rFonts w:ascii="Times New Roman" w:hAnsi="Times New Roman" w:cs="Times New Roman"/>
          <w:b w:val="0"/>
          <w:color w:val="auto"/>
          <w:sz w:val="20"/>
          <w:szCs w:val="20"/>
          <w:lang w:val="en-US"/>
        </w:rPr>
      </w:pPr>
      <w:r w:rsidRPr="00913AB8">
        <w:rPr>
          <w:rFonts w:ascii="Times New Roman" w:hAnsi="Times New Roman" w:cs="Times New Roman"/>
          <w:b w:val="0"/>
          <w:color w:val="auto"/>
          <w:sz w:val="20"/>
          <w:szCs w:val="20"/>
          <w:lang w:val="en-US"/>
        </w:rPr>
        <w:t xml:space="preserve">Fig 1. Normal (A) and abnormal (B) anatomy of the upper jaw in seabream larvae. </w:t>
      </w:r>
      <w:proofErr w:type="spellStart"/>
      <w:r w:rsidRPr="00913AB8">
        <w:rPr>
          <w:rFonts w:ascii="Times New Roman" w:hAnsi="Times New Roman" w:cs="Times New Roman"/>
          <w:b w:val="0"/>
          <w:color w:val="auto"/>
          <w:sz w:val="20"/>
          <w:szCs w:val="20"/>
          <w:lang w:val="en-US"/>
        </w:rPr>
        <w:t>Rc</w:t>
      </w:r>
      <w:proofErr w:type="spellEnd"/>
      <w:r w:rsidRPr="00913AB8">
        <w:rPr>
          <w:rFonts w:ascii="Times New Roman" w:hAnsi="Times New Roman" w:cs="Times New Roman"/>
          <w:b w:val="0"/>
          <w:color w:val="auto"/>
          <w:sz w:val="20"/>
          <w:szCs w:val="20"/>
          <w:lang w:val="en-US"/>
        </w:rPr>
        <w:t xml:space="preserve">, </w:t>
      </w:r>
      <w:proofErr w:type="spellStart"/>
      <w:r w:rsidRPr="00913AB8">
        <w:rPr>
          <w:rFonts w:ascii="Times New Roman" w:hAnsi="Times New Roman" w:cs="Times New Roman"/>
          <w:b w:val="0"/>
          <w:color w:val="auto"/>
          <w:sz w:val="20"/>
          <w:szCs w:val="20"/>
          <w:lang w:val="en-US"/>
        </w:rPr>
        <w:t>rostral</w:t>
      </w:r>
      <w:proofErr w:type="spellEnd"/>
      <w:r w:rsidRPr="00913AB8">
        <w:rPr>
          <w:rFonts w:ascii="Times New Roman" w:hAnsi="Times New Roman" w:cs="Times New Roman"/>
          <w:b w:val="0"/>
          <w:color w:val="auto"/>
          <w:sz w:val="20"/>
          <w:szCs w:val="20"/>
          <w:lang w:val="en-US"/>
        </w:rPr>
        <w:t xml:space="preserve"> cartilage. Ma, maxillary bone. Pm, premaxillary bone. Scale bars are equal to 0.5mm.</w:t>
      </w:r>
    </w:p>
    <w:p w:rsidR="00D40EEF" w:rsidRPr="00D40EEF" w:rsidRDefault="00D40EEF" w:rsidP="00D40EEF">
      <w:pPr>
        <w:spacing w:after="0" w:line="240" w:lineRule="auto"/>
        <w:rPr>
          <w:rFonts w:ascii="Times New Roman" w:hAnsi="Times New Roman" w:cs="Times New Roman"/>
          <w:szCs w:val="20"/>
          <w:lang w:val="en-US"/>
        </w:rPr>
      </w:pPr>
    </w:p>
    <w:p w:rsidR="00D40EEF" w:rsidRPr="00D93BAF" w:rsidRDefault="00D40EEF" w:rsidP="00D40EEF">
      <w:pPr>
        <w:keepNext/>
        <w:spacing w:after="0" w:line="240" w:lineRule="auto"/>
        <w:jc w:val="center"/>
        <w:rPr>
          <w:rFonts w:ascii="Times New Roman" w:hAnsi="Times New Roman" w:cs="Times New Roman"/>
        </w:rPr>
      </w:pPr>
      <w:r w:rsidRPr="00D93BAF">
        <w:rPr>
          <w:rFonts w:ascii="Times New Roman" w:hAnsi="Times New Roman" w:cs="Times New Roman"/>
          <w:noProof/>
          <w:lang w:eastAsia="el-GR"/>
        </w:rPr>
        <w:drawing>
          <wp:inline distT="0" distB="0" distL="0" distR="0">
            <wp:extent cx="2520000" cy="1885828"/>
            <wp:effectExtent l="19050" t="0" r="0" b="0"/>
            <wp:docPr id="3" name="Picture 6" descr="C:\Users\Stefanos\Desktop\Fish Biology\Συνέδρια\06.Larvi 2017\Graph Larvi 1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efanos\Desktop\Fish Biology\Συνέδρια\06.Larvi 2017\Graph Larvi 17.tif"/>
                    <pic:cNvPicPr>
                      <a:picLocks noChangeAspect="1" noChangeArrowheads="1"/>
                    </pic:cNvPicPr>
                  </pic:nvPicPr>
                  <pic:blipFill>
                    <a:blip r:embed="rId6" cstate="print"/>
                    <a:srcRect/>
                    <a:stretch>
                      <a:fillRect/>
                    </a:stretch>
                  </pic:blipFill>
                  <pic:spPr bwMode="auto">
                    <a:xfrm>
                      <a:off x="0" y="0"/>
                      <a:ext cx="2520000" cy="1885828"/>
                    </a:xfrm>
                    <a:prstGeom prst="rect">
                      <a:avLst/>
                    </a:prstGeom>
                    <a:noFill/>
                    <a:ln w="9525">
                      <a:noFill/>
                      <a:miter lim="800000"/>
                      <a:headEnd/>
                      <a:tailEnd/>
                    </a:ln>
                  </pic:spPr>
                </pic:pic>
              </a:graphicData>
            </a:graphic>
          </wp:inline>
        </w:drawing>
      </w:r>
    </w:p>
    <w:p w:rsidR="00D40EEF" w:rsidRPr="00913AB8" w:rsidRDefault="00D40EEF" w:rsidP="00D40EEF">
      <w:pPr>
        <w:pStyle w:val="Caption"/>
        <w:spacing w:after="0"/>
        <w:ind w:left="567" w:hanging="567"/>
        <w:jc w:val="both"/>
        <w:rPr>
          <w:rFonts w:ascii="Times New Roman" w:hAnsi="Times New Roman" w:cs="Times New Roman"/>
          <w:b w:val="0"/>
          <w:color w:val="auto"/>
          <w:sz w:val="20"/>
          <w:szCs w:val="20"/>
          <w:lang w:val="en-US"/>
        </w:rPr>
      </w:pPr>
      <w:r w:rsidRPr="00913AB8">
        <w:rPr>
          <w:rFonts w:ascii="Times New Roman" w:hAnsi="Times New Roman" w:cs="Times New Roman"/>
          <w:b w:val="0"/>
          <w:color w:val="auto"/>
          <w:sz w:val="20"/>
          <w:szCs w:val="20"/>
          <w:lang w:val="en-US"/>
        </w:rPr>
        <w:t xml:space="preserve">Fig. 2. Frequency of the different abnormalities affecting the skeletal elements of the upper jaws. n-Ma, narrowing of maxillaries. m-Ma, m-Pm, partial to complete lack of maxillaries and premaxillaries respectively. d-Ma, d-Pm, </w:t>
      </w:r>
      <w:proofErr w:type="spellStart"/>
      <w:r w:rsidRPr="00913AB8">
        <w:rPr>
          <w:rFonts w:ascii="Times New Roman" w:hAnsi="Times New Roman" w:cs="Times New Roman"/>
          <w:b w:val="0"/>
          <w:color w:val="auto"/>
          <w:sz w:val="20"/>
          <w:szCs w:val="20"/>
          <w:lang w:val="en-US"/>
        </w:rPr>
        <w:t>dorso</w:t>
      </w:r>
      <w:proofErr w:type="spellEnd"/>
      <w:r w:rsidRPr="00913AB8">
        <w:rPr>
          <w:rFonts w:ascii="Times New Roman" w:hAnsi="Times New Roman" w:cs="Times New Roman"/>
          <w:b w:val="0"/>
          <w:color w:val="auto"/>
          <w:sz w:val="20"/>
          <w:szCs w:val="20"/>
          <w:lang w:val="en-US"/>
        </w:rPr>
        <w:t xml:space="preserve">-ventral curvature of maxillaries or premaxillaries respectively. f-Ma/Pm, fusion between </w:t>
      </w:r>
      <w:r w:rsidRPr="00913AB8">
        <w:rPr>
          <w:rFonts w:ascii="Times New Roman" w:hAnsi="Times New Roman" w:cs="Times New Roman"/>
          <w:b w:val="0"/>
          <w:color w:val="auto"/>
          <w:sz w:val="20"/>
          <w:szCs w:val="20"/>
          <w:lang w:val="en-US"/>
        </w:rPr>
        <w:lastRenderedPageBreak/>
        <w:t xml:space="preserve">maxillaries and premaxillaries. b-Ma, inwards bending of maxillaries. a-RC, lacking of </w:t>
      </w:r>
      <w:proofErr w:type="spellStart"/>
      <w:r w:rsidRPr="00913AB8">
        <w:rPr>
          <w:rFonts w:ascii="Times New Roman" w:hAnsi="Times New Roman" w:cs="Times New Roman"/>
          <w:b w:val="0"/>
          <w:color w:val="auto"/>
          <w:sz w:val="20"/>
          <w:szCs w:val="20"/>
          <w:lang w:val="en-US"/>
        </w:rPr>
        <w:t>rostral</w:t>
      </w:r>
      <w:proofErr w:type="spellEnd"/>
      <w:r w:rsidRPr="00913AB8">
        <w:rPr>
          <w:rFonts w:ascii="Times New Roman" w:hAnsi="Times New Roman" w:cs="Times New Roman"/>
          <w:b w:val="0"/>
          <w:color w:val="auto"/>
          <w:sz w:val="20"/>
          <w:szCs w:val="20"/>
          <w:lang w:val="en-US"/>
        </w:rPr>
        <w:t xml:space="preserve"> cartilage.</w:t>
      </w:r>
    </w:p>
    <w:p w:rsidR="00D40EEF" w:rsidRDefault="00D40EEF" w:rsidP="00913F86">
      <w:pPr>
        <w:spacing w:after="0" w:line="240" w:lineRule="auto"/>
        <w:ind w:left="284" w:hanging="284"/>
        <w:jc w:val="both"/>
        <w:rPr>
          <w:rFonts w:ascii="Times New Roman" w:hAnsi="Times New Roman" w:cs="Times New Roman"/>
          <w:lang w:val="en-US"/>
        </w:rPr>
      </w:pPr>
    </w:p>
    <w:p w:rsidR="00AF4B04" w:rsidRPr="00913AB8" w:rsidRDefault="00AF4B04" w:rsidP="00AF4B04">
      <w:pPr>
        <w:pStyle w:val="Caption"/>
        <w:keepNext/>
        <w:spacing w:after="0"/>
        <w:ind w:left="709" w:hanging="709"/>
        <w:jc w:val="both"/>
        <w:rPr>
          <w:rFonts w:ascii="Times New Roman" w:hAnsi="Times New Roman" w:cs="Times New Roman"/>
          <w:b w:val="0"/>
          <w:color w:val="auto"/>
          <w:sz w:val="20"/>
          <w:szCs w:val="20"/>
          <w:lang w:val="en-US"/>
        </w:rPr>
      </w:pPr>
      <w:commentRangeStart w:id="3"/>
      <w:r w:rsidRPr="00913AB8">
        <w:rPr>
          <w:rFonts w:ascii="Times New Roman" w:hAnsi="Times New Roman" w:cs="Times New Roman"/>
          <w:b w:val="0"/>
          <w:color w:val="auto"/>
          <w:sz w:val="20"/>
          <w:szCs w:val="20"/>
          <w:lang w:val="en-US"/>
        </w:rPr>
        <w:t>Table I. Mean, SD, range and size of the calculated abnormality scales. For each bilateral abnormality, the sum of the scores of the two sides was calculated. All abnormalities were scored for a total of 1254 larvae.</w:t>
      </w:r>
      <w:commentRangeEnd w:id="3"/>
      <w:r w:rsidR="00D629F6">
        <w:rPr>
          <w:rStyle w:val="CommentReference"/>
          <w:b w:val="0"/>
          <w:bCs w:val="0"/>
          <w:color w:val="auto"/>
        </w:rPr>
        <w:commentReference w:id="3"/>
      </w:r>
    </w:p>
    <w:tbl>
      <w:tblPr>
        <w:tblW w:w="6039" w:type="dxa"/>
        <w:jc w:val="center"/>
        <w:tblBorders>
          <w:top w:val="single" w:sz="4" w:space="0" w:color="auto"/>
          <w:bottom w:val="single" w:sz="4" w:space="0" w:color="auto"/>
        </w:tblBorders>
        <w:tblLayout w:type="fixed"/>
        <w:tblLook w:val="04A0"/>
      </w:tblPr>
      <w:tblGrid>
        <w:gridCol w:w="1384"/>
        <w:gridCol w:w="754"/>
        <w:gridCol w:w="711"/>
        <w:gridCol w:w="583"/>
        <w:gridCol w:w="620"/>
        <w:gridCol w:w="1987"/>
      </w:tblGrid>
      <w:tr w:rsidR="00AF4B04" w:rsidRPr="00D93BAF" w:rsidTr="00716B5A">
        <w:trPr>
          <w:trHeight w:val="491"/>
          <w:jc w:val="center"/>
        </w:trPr>
        <w:tc>
          <w:tcPr>
            <w:tcW w:w="1384" w:type="dxa"/>
            <w:tcBorders>
              <w:top w:val="single" w:sz="4" w:space="0" w:color="auto"/>
              <w:bottom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b/>
                <w:lang w:eastAsia="en-GB"/>
              </w:rPr>
            </w:pPr>
            <w:proofErr w:type="spellStart"/>
            <w:r w:rsidRPr="00D93BAF">
              <w:rPr>
                <w:rFonts w:ascii="Times New Roman" w:eastAsia="Times New Roman" w:hAnsi="Times New Roman" w:cs="Times New Roman"/>
                <w:b/>
                <w:lang w:eastAsia="en-GB"/>
              </w:rPr>
              <w:t>Character</w:t>
            </w:r>
            <w:proofErr w:type="spellEnd"/>
          </w:p>
        </w:tc>
        <w:tc>
          <w:tcPr>
            <w:tcW w:w="754" w:type="dxa"/>
            <w:tcBorders>
              <w:top w:val="single" w:sz="4" w:space="0" w:color="auto"/>
              <w:bottom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b/>
                <w:lang w:eastAsia="en-GB"/>
              </w:rPr>
            </w:pPr>
            <w:proofErr w:type="spellStart"/>
            <w:r w:rsidRPr="00D93BAF">
              <w:rPr>
                <w:rFonts w:ascii="Times New Roman" w:eastAsia="Times New Roman" w:hAnsi="Times New Roman" w:cs="Times New Roman"/>
                <w:b/>
                <w:lang w:eastAsia="en-GB"/>
              </w:rPr>
              <w:t>Mean</w:t>
            </w:r>
            <w:proofErr w:type="spellEnd"/>
          </w:p>
        </w:tc>
        <w:tc>
          <w:tcPr>
            <w:tcW w:w="711" w:type="dxa"/>
            <w:tcBorders>
              <w:top w:val="single" w:sz="4" w:space="0" w:color="auto"/>
              <w:bottom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b/>
                <w:lang w:eastAsia="en-GB"/>
              </w:rPr>
            </w:pPr>
            <w:r w:rsidRPr="00D93BAF">
              <w:rPr>
                <w:rFonts w:ascii="Times New Roman" w:eastAsia="Times New Roman" w:hAnsi="Times New Roman" w:cs="Times New Roman"/>
                <w:b/>
                <w:lang w:eastAsia="en-GB"/>
              </w:rPr>
              <w:t>SD</w:t>
            </w:r>
          </w:p>
        </w:tc>
        <w:tc>
          <w:tcPr>
            <w:tcW w:w="583" w:type="dxa"/>
            <w:tcBorders>
              <w:top w:val="single" w:sz="4" w:space="0" w:color="auto"/>
              <w:bottom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b/>
                <w:lang w:eastAsia="en-GB"/>
              </w:rPr>
            </w:pPr>
            <w:proofErr w:type="spellStart"/>
            <w:r w:rsidRPr="00D93BAF">
              <w:rPr>
                <w:rFonts w:ascii="Times New Roman" w:eastAsia="Times New Roman" w:hAnsi="Times New Roman" w:cs="Times New Roman"/>
                <w:b/>
                <w:lang w:eastAsia="en-GB"/>
              </w:rPr>
              <w:t>min</w:t>
            </w:r>
            <w:proofErr w:type="spellEnd"/>
          </w:p>
        </w:tc>
        <w:tc>
          <w:tcPr>
            <w:tcW w:w="620" w:type="dxa"/>
            <w:tcBorders>
              <w:top w:val="single" w:sz="4" w:space="0" w:color="auto"/>
              <w:bottom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b/>
                <w:lang w:eastAsia="en-GB"/>
              </w:rPr>
            </w:pPr>
            <w:proofErr w:type="spellStart"/>
            <w:r w:rsidRPr="00D93BAF">
              <w:rPr>
                <w:rFonts w:ascii="Times New Roman" w:eastAsia="Times New Roman" w:hAnsi="Times New Roman" w:cs="Times New Roman"/>
                <w:b/>
                <w:lang w:eastAsia="en-GB"/>
              </w:rPr>
              <w:t>max</w:t>
            </w:r>
            <w:proofErr w:type="spellEnd"/>
          </w:p>
        </w:tc>
        <w:tc>
          <w:tcPr>
            <w:tcW w:w="1987" w:type="dxa"/>
            <w:tcBorders>
              <w:top w:val="single" w:sz="4" w:space="0" w:color="auto"/>
              <w:bottom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b/>
                <w:lang w:eastAsia="en-GB"/>
              </w:rPr>
            </w:pPr>
            <w:proofErr w:type="spellStart"/>
            <w:r w:rsidRPr="00D93BAF">
              <w:rPr>
                <w:rFonts w:ascii="Times New Roman" w:eastAsia="Times New Roman" w:hAnsi="Times New Roman" w:cs="Times New Roman"/>
                <w:b/>
                <w:lang w:eastAsia="en-GB"/>
              </w:rPr>
              <w:t>Scale</w:t>
            </w:r>
            <w:proofErr w:type="spellEnd"/>
            <w:r w:rsidRPr="00D93BAF">
              <w:rPr>
                <w:rFonts w:ascii="Times New Roman" w:eastAsia="Times New Roman" w:hAnsi="Times New Roman" w:cs="Times New Roman"/>
                <w:b/>
                <w:lang w:eastAsia="en-GB"/>
              </w:rPr>
              <w:t xml:space="preserve"> </w:t>
            </w:r>
            <w:proofErr w:type="spellStart"/>
            <w:r w:rsidRPr="00D93BAF">
              <w:rPr>
                <w:rFonts w:ascii="Times New Roman" w:eastAsia="Times New Roman" w:hAnsi="Times New Roman" w:cs="Times New Roman"/>
                <w:b/>
                <w:lang w:eastAsia="en-GB"/>
              </w:rPr>
              <w:t>size</w:t>
            </w:r>
            <w:proofErr w:type="spellEnd"/>
            <w:r w:rsidRPr="00D93BAF">
              <w:rPr>
                <w:rFonts w:ascii="Times New Roman" w:eastAsia="Times New Roman" w:hAnsi="Times New Roman" w:cs="Times New Roman"/>
                <w:b/>
                <w:lang w:val="en-US" w:eastAsia="en-GB"/>
              </w:rPr>
              <w:t xml:space="preserve"> </w:t>
            </w:r>
            <w:r w:rsidRPr="00D93BAF">
              <w:rPr>
                <w:rFonts w:ascii="Times New Roman" w:eastAsia="Times New Roman" w:hAnsi="Times New Roman" w:cs="Times New Roman"/>
                <w:b/>
                <w:lang w:eastAsia="en-GB"/>
              </w:rPr>
              <w:t>(</w:t>
            </w:r>
            <w:proofErr w:type="spellStart"/>
            <w:r w:rsidRPr="00D93BAF">
              <w:rPr>
                <w:rFonts w:ascii="Times New Roman" w:eastAsia="Times New Roman" w:hAnsi="Times New Roman" w:cs="Times New Roman"/>
                <w:b/>
                <w:lang w:eastAsia="en-GB"/>
              </w:rPr>
              <w:t>levels</w:t>
            </w:r>
            <w:proofErr w:type="spellEnd"/>
            <w:r w:rsidRPr="00D93BAF">
              <w:rPr>
                <w:rFonts w:ascii="Times New Roman" w:eastAsia="Times New Roman" w:hAnsi="Times New Roman" w:cs="Times New Roman"/>
                <w:b/>
                <w:lang w:eastAsia="en-GB"/>
              </w:rPr>
              <w:t>)</w:t>
            </w:r>
          </w:p>
        </w:tc>
      </w:tr>
      <w:tr w:rsidR="00AF4B04" w:rsidRPr="00D93BAF" w:rsidTr="00716B5A">
        <w:trPr>
          <w:trHeight w:val="491"/>
          <w:jc w:val="center"/>
        </w:trPr>
        <w:tc>
          <w:tcPr>
            <w:tcW w:w="1384" w:type="dxa"/>
            <w:tcBorders>
              <w:top w:val="single" w:sz="4" w:space="0" w:color="auto"/>
            </w:tcBorders>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n-Ma</w:t>
            </w:r>
          </w:p>
        </w:tc>
        <w:tc>
          <w:tcPr>
            <w:tcW w:w="754" w:type="dxa"/>
            <w:tcBorders>
              <w:top w:val="single" w:sz="4" w:space="0" w:color="auto"/>
            </w:tcBorders>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2.777</w:t>
            </w:r>
          </w:p>
        </w:tc>
        <w:tc>
          <w:tcPr>
            <w:tcW w:w="711" w:type="dxa"/>
            <w:tcBorders>
              <w:top w:val="single" w:sz="4" w:space="0" w:color="auto"/>
            </w:tcBorders>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1.452</w:t>
            </w:r>
          </w:p>
        </w:tc>
        <w:tc>
          <w:tcPr>
            <w:tcW w:w="583" w:type="dxa"/>
            <w:tcBorders>
              <w:top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tcBorders>
              <w:top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6</w:t>
            </w:r>
          </w:p>
        </w:tc>
        <w:tc>
          <w:tcPr>
            <w:tcW w:w="1987" w:type="dxa"/>
            <w:tcBorders>
              <w:top w:val="single" w:sz="4" w:space="0" w:color="auto"/>
            </w:tcBorders>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7</w:t>
            </w:r>
          </w:p>
        </w:tc>
      </w:tr>
      <w:tr w:rsidR="00AF4B04" w:rsidRPr="00D93BAF" w:rsidTr="00716B5A">
        <w:trPr>
          <w:trHeight w:val="491"/>
          <w:jc w:val="center"/>
        </w:trPr>
        <w:tc>
          <w:tcPr>
            <w:tcW w:w="1384" w:type="dxa"/>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a-Ma + a-Pm</w:t>
            </w:r>
          </w:p>
        </w:tc>
        <w:tc>
          <w:tcPr>
            <w:tcW w:w="754"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0.508</w:t>
            </w:r>
          </w:p>
        </w:tc>
        <w:tc>
          <w:tcPr>
            <w:tcW w:w="711"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1.500</w:t>
            </w:r>
          </w:p>
        </w:tc>
        <w:tc>
          <w:tcPr>
            <w:tcW w:w="583"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12</w:t>
            </w:r>
          </w:p>
        </w:tc>
        <w:tc>
          <w:tcPr>
            <w:tcW w:w="1987"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13</w:t>
            </w:r>
          </w:p>
        </w:tc>
      </w:tr>
      <w:tr w:rsidR="00AF4B04" w:rsidRPr="00D93BAF" w:rsidTr="00716B5A">
        <w:trPr>
          <w:trHeight w:val="491"/>
          <w:jc w:val="center"/>
        </w:trPr>
        <w:tc>
          <w:tcPr>
            <w:tcW w:w="1384" w:type="dxa"/>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d-Ma</w:t>
            </w:r>
          </w:p>
        </w:tc>
        <w:tc>
          <w:tcPr>
            <w:tcW w:w="754"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0.067</w:t>
            </w:r>
          </w:p>
        </w:tc>
        <w:tc>
          <w:tcPr>
            <w:tcW w:w="711"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0.378</w:t>
            </w:r>
          </w:p>
        </w:tc>
        <w:tc>
          <w:tcPr>
            <w:tcW w:w="583"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3</w:t>
            </w:r>
          </w:p>
        </w:tc>
        <w:tc>
          <w:tcPr>
            <w:tcW w:w="1987"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3</w:t>
            </w:r>
          </w:p>
        </w:tc>
      </w:tr>
      <w:tr w:rsidR="00AF4B04" w:rsidRPr="00D93BAF" w:rsidTr="00716B5A">
        <w:trPr>
          <w:trHeight w:val="491"/>
          <w:jc w:val="center"/>
        </w:trPr>
        <w:tc>
          <w:tcPr>
            <w:tcW w:w="1384" w:type="dxa"/>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d-Pm</w:t>
            </w:r>
          </w:p>
        </w:tc>
        <w:tc>
          <w:tcPr>
            <w:tcW w:w="754"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0.109</w:t>
            </w:r>
          </w:p>
        </w:tc>
        <w:tc>
          <w:tcPr>
            <w:tcW w:w="711"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0.484</w:t>
            </w:r>
          </w:p>
        </w:tc>
        <w:tc>
          <w:tcPr>
            <w:tcW w:w="583"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4.5</w:t>
            </w:r>
          </w:p>
        </w:tc>
        <w:tc>
          <w:tcPr>
            <w:tcW w:w="1987"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4</w:t>
            </w:r>
          </w:p>
        </w:tc>
      </w:tr>
      <w:tr w:rsidR="00AF4B04" w:rsidRPr="00D93BAF" w:rsidTr="00716B5A">
        <w:trPr>
          <w:trHeight w:val="491"/>
          <w:jc w:val="center"/>
        </w:trPr>
        <w:tc>
          <w:tcPr>
            <w:tcW w:w="1384" w:type="dxa"/>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f-</w:t>
            </w:r>
            <w:proofErr w:type="spellStart"/>
            <w:r w:rsidRPr="00960D8E">
              <w:rPr>
                <w:rFonts w:ascii="Times New Roman" w:eastAsia="Times New Roman" w:hAnsi="Times New Roman" w:cs="Times New Roman"/>
                <w:b/>
                <w:lang w:eastAsia="en-GB"/>
              </w:rPr>
              <w:t>Ma</w:t>
            </w:r>
            <w:proofErr w:type="spellEnd"/>
            <w:r w:rsidRPr="00960D8E">
              <w:rPr>
                <w:rFonts w:ascii="Times New Roman" w:eastAsia="Times New Roman" w:hAnsi="Times New Roman" w:cs="Times New Roman"/>
                <w:b/>
                <w:lang w:eastAsia="en-GB"/>
              </w:rPr>
              <w:t>/</w:t>
            </w:r>
            <w:proofErr w:type="spellStart"/>
            <w:r w:rsidRPr="00960D8E">
              <w:rPr>
                <w:rFonts w:ascii="Times New Roman" w:eastAsia="Times New Roman" w:hAnsi="Times New Roman" w:cs="Times New Roman"/>
                <w:b/>
                <w:lang w:eastAsia="en-GB"/>
              </w:rPr>
              <w:t>Pm</w:t>
            </w:r>
            <w:proofErr w:type="spellEnd"/>
          </w:p>
        </w:tc>
        <w:tc>
          <w:tcPr>
            <w:tcW w:w="754"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0.438</w:t>
            </w:r>
          </w:p>
        </w:tc>
        <w:tc>
          <w:tcPr>
            <w:tcW w:w="711"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1.193</w:t>
            </w:r>
          </w:p>
        </w:tc>
        <w:tc>
          <w:tcPr>
            <w:tcW w:w="583"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6</w:t>
            </w:r>
          </w:p>
        </w:tc>
        <w:tc>
          <w:tcPr>
            <w:tcW w:w="1987"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5</w:t>
            </w:r>
          </w:p>
        </w:tc>
      </w:tr>
      <w:tr w:rsidR="00AF4B04" w:rsidRPr="00D93BAF" w:rsidTr="00716B5A">
        <w:trPr>
          <w:trHeight w:val="491"/>
          <w:jc w:val="center"/>
        </w:trPr>
        <w:tc>
          <w:tcPr>
            <w:tcW w:w="1384" w:type="dxa"/>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b-Ma</w:t>
            </w:r>
          </w:p>
        </w:tc>
        <w:tc>
          <w:tcPr>
            <w:tcW w:w="754"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0.813</w:t>
            </w:r>
          </w:p>
        </w:tc>
        <w:tc>
          <w:tcPr>
            <w:tcW w:w="711"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1.292</w:t>
            </w:r>
          </w:p>
        </w:tc>
        <w:tc>
          <w:tcPr>
            <w:tcW w:w="583"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6</w:t>
            </w:r>
          </w:p>
        </w:tc>
        <w:tc>
          <w:tcPr>
            <w:tcW w:w="1987"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5</w:t>
            </w:r>
          </w:p>
        </w:tc>
      </w:tr>
      <w:tr w:rsidR="00AF4B04" w:rsidRPr="00D93BAF" w:rsidTr="00716B5A">
        <w:trPr>
          <w:trHeight w:val="491"/>
          <w:jc w:val="center"/>
        </w:trPr>
        <w:tc>
          <w:tcPr>
            <w:tcW w:w="1384" w:type="dxa"/>
            <w:shd w:val="clear" w:color="auto" w:fill="auto"/>
            <w:noWrap/>
            <w:vAlign w:val="center"/>
            <w:hideMark/>
          </w:tcPr>
          <w:p w:rsidR="00AF4B04" w:rsidRPr="00960D8E" w:rsidRDefault="00AF4B04" w:rsidP="00716B5A">
            <w:pPr>
              <w:spacing w:after="0" w:line="240" w:lineRule="auto"/>
              <w:jc w:val="center"/>
              <w:rPr>
                <w:rFonts w:ascii="Times New Roman" w:eastAsia="Times New Roman" w:hAnsi="Times New Roman" w:cs="Times New Roman"/>
                <w:b/>
                <w:lang w:eastAsia="en-GB"/>
              </w:rPr>
            </w:pPr>
            <w:r w:rsidRPr="00960D8E">
              <w:rPr>
                <w:rFonts w:ascii="Times New Roman" w:eastAsia="Times New Roman" w:hAnsi="Times New Roman" w:cs="Times New Roman"/>
                <w:b/>
                <w:lang w:eastAsia="en-GB"/>
              </w:rPr>
              <w:t>a-Rc</w:t>
            </w:r>
          </w:p>
        </w:tc>
        <w:tc>
          <w:tcPr>
            <w:tcW w:w="754"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0.050</w:t>
            </w:r>
          </w:p>
        </w:tc>
        <w:tc>
          <w:tcPr>
            <w:tcW w:w="711" w:type="dxa"/>
            <w:shd w:val="clear" w:color="auto" w:fill="auto"/>
            <w:noWrap/>
            <w:vAlign w:val="center"/>
            <w:hideMark/>
          </w:tcPr>
          <w:p w:rsidR="00AF4B04" w:rsidRPr="00D93BAF" w:rsidRDefault="00AF4B04" w:rsidP="00716B5A">
            <w:pPr>
              <w:spacing w:after="0"/>
              <w:jc w:val="center"/>
              <w:rPr>
                <w:rFonts w:ascii="Times New Roman" w:hAnsi="Times New Roman" w:cs="Times New Roman"/>
              </w:rPr>
            </w:pPr>
            <w:r w:rsidRPr="00D93BAF">
              <w:rPr>
                <w:rFonts w:ascii="Times New Roman" w:hAnsi="Times New Roman" w:cs="Times New Roman"/>
              </w:rPr>
              <w:t>0.385</w:t>
            </w:r>
          </w:p>
        </w:tc>
        <w:tc>
          <w:tcPr>
            <w:tcW w:w="583"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0</w:t>
            </w:r>
          </w:p>
        </w:tc>
        <w:tc>
          <w:tcPr>
            <w:tcW w:w="620"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3</w:t>
            </w:r>
          </w:p>
        </w:tc>
        <w:tc>
          <w:tcPr>
            <w:tcW w:w="1987" w:type="dxa"/>
            <w:shd w:val="clear" w:color="auto" w:fill="auto"/>
            <w:noWrap/>
            <w:vAlign w:val="center"/>
            <w:hideMark/>
          </w:tcPr>
          <w:p w:rsidR="00AF4B04" w:rsidRPr="00D93BAF" w:rsidRDefault="00AF4B04" w:rsidP="00716B5A">
            <w:pPr>
              <w:spacing w:after="0" w:line="240" w:lineRule="auto"/>
              <w:jc w:val="center"/>
              <w:rPr>
                <w:rFonts w:ascii="Times New Roman" w:eastAsia="Times New Roman" w:hAnsi="Times New Roman" w:cs="Times New Roman"/>
                <w:lang w:eastAsia="en-GB"/>
              </w:rPr>
            </w:pPr>
            <w:r w:rsidRPr="00D93BAF">
              <w:rPr>
                <w:rFonts w:ascii="Times New Roman" w:eastAsia="Times New Roman" w:hAnsi="Times New Roman" w:cs="Times New Roman"/>
                <w:lang w:eastAsia="en-GB"/>
              </w:rPr>
              <w:t>2</w:t>
            </w:r>
          </w:p>
        </w:tc>
      </w:tr>
    </w:tbl>
    <w:p w:rsidR="00AF4B04" w:rsidRDefault="00AF4B04" w:rsidP="00AF4B04">
      <w:pPr>
        <w:spacing w:after="0" w:line="240" w:lineRule="auto"/>
        <w:contextualSpacing/>
        <w:jc w:val="both"/>
        <w:rPr>
          <w:rFonts w:ascii="Times New Roman" w:eastAsia="Times New Roman" w:hAnsi="Times New Roman" w:cs="Times New Roman"/>
          <w:lang w:val="en-US" w:eastAsia="el-GR"/>
        </w:rPr>
      </w:pPr>
    </w:p>
    <w:p w:rsidR="00AF4B04" w:rsidRPr="00913AB8" w:rsidRDefault="00AF4B04" w:rsidP="00AF4B04">
      <w:pPr>
        <w:pStyle w:val="Caption"/>
        <w:keepNext/>
        <w:spacing w:after="0"/>
        <w:ind w:left="567" w:right="56" w:hanging="567"/>
        <w:rPr>
          <w:rFonts w:ascii="Times New Roman" w:hAnsi="Times New Roman" w:cs="Times New Roman"/>
          <w:b w:val="0"/>
          <w:color w:val="auto"/>
          <w:sz w:val="20"/>
          <w:szCs w:val="20"/>
          <w:lang w:val="en-US"/>
        </w:rPr>
      </w:pPr>
      <w:r w:rsidRPr="00913AB8">
        <w:rPr>
          <w:rFonts w:ascii="Times New Roman" w:hAnsi="Times New Roman" w:cs="Times New Roman"/>
          <w:b w:val="0"/>
          <w:color w:val="auto"/>
          <w:sz w:val="20"/>
          <w:szCs w:val="20"/>
          <w:lang w:val="en-US"/>
        </w:rPr>
        <w:t>Table II. Estimates (±SE) of heritabilities (h</w:t>
      </w:r>
      <w:r w:rsidRPr="00913AB8">
        <w:rPr>
          <w:rFonts w:ascii="Times New Roman" w:hAnsi="Times New Roman" w:cs="Times New Roman"/>
          <w:b w:val="0"/>
          <w:color w:val="auto"/>
          <w:sz w:val="20"/>
          <w:szCs w:val="20"/>
          <w:vertAlign w:val="superscript"/>
          <w:lang w:val="en-US"/>
        </w:rPr>
        <w:t>2</w:t>
      </w:r>
      <w:r w:rsidRPr="00913AB8">
        <w:rPr>
          <w:rFonts w:ascii="Times New Roman" w:hAnsi="Times New Roman" w:cs="Times New Roman"/>
          <w:b w:val="0"/>
          <w:color w:val="auto"/>
          <w:sz w:val="20"/>
          <w:szCs w:val="20"/>
          <w:lang w:val="en-US"/>
        </w:rPr>
        <w:t xml:space="preserve">) for the different anatomical abnormalities. </w:t>
      </w:r>
    </w:p>
    <w:tbl>
      <w:tblPr>
        <w:tblStyle w:val="TableGrid"/>
        <w:tblW w:w="0" w:type="auto"/>
        <w:jc w:val="center"/>
        <w:tblInd w:w="-184" w:type="dxa"/>
        <w:tblBorders>
          <w:left w:val="none" w:sz="0" w:space="0" w:color="auto"/>
          <w:right w:val="none" w:sz="0" w:space="0" w:color="auto"/>
        </w:tblBorders>
        <w:tblLook w:val="04A0"/>
      </w:tblPr>
      <w:tblGrid>
        <w:gridCol w:w="2426"/>
        <w:gridCol w:w="2033"/>
      </w:tblGrid>
      <w:tr w:rsidR="00AF4B04" w:rsidRPr="00D93BAF" w:rsidTr="00716B5A">
        <w:trPr>
          <w:jc w:val="center"/>
        </w:trPr>
        <w:tc>
          <w:tcPr>
            <w:tcW w:w="2426" w:type="dxa"/>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Abnormality</w:t>
            </w:r>
          </w:p>
        </w:tc>
        <w:tc>
          <w:tcPr>
            <w:tcW w:w="2033" w:type="dxa"/>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Mean h</w:t>
            </w:r>
            <w:r w:rsidRPr="00D93BAF">
              <w:rPr>
                <w:rFonts w:ascii="Times New Roman" w:hAnsi="Times New Roman" w:cs="Times New Roman"/>
                <w:b/>
                <w:vertAlign w:val="superscript"/>
                <w:lang w:val="en-US"/>
              </w:rPr>
              <w:t>2</w:t>
            </w:r>
            <w:r w:rsidRPr="00D93BAF">
              <w:rPr>
                <w:rFonts w:ascii="Times New Roman" w:eastAsia="Meiryo" w:hAnsi="Times New Roman" w:cs="Times New Roman"/>
                <w:b/>
                <w:lang w:val="en-US"/>
              </w:rPr>
              <w:t>±</w:t>
            </w:r>
            <w:r w:rsidRPr="00D93BAF">
              <w:rPr>
                <w:rFonts w:ascii="Times New Roman" w:hAnsi="Times New Roman" w:cs="Times New Roman"/>
                <w:b/>
                <w:lang w:val="en-US"/>
              </w:rPr>
              <w:t>SE</w:t>
            </w:r>
          </w:p>
        </w:tc>
      </w:tr>
      <w:tr w:rsidR="00AF4B04" w:rsidRPr="00D93BAF" w:rsidTr="00716B5A">
        <w:trPr>
          <w:jc w:val="center"/>
        </w:trPr>
        <w:tc>
          <w:tcPr>
            <w:tcW w:w="2426" w:type="dxa"/>
            <w:tcBorders>
              <w:bottom w:val="nil"/>
            </w:tcBorders>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a-</w:t>
            </w:r>
            <w:proofErr w:type="spellStart"/>
            <w:r w:rsidRPr="00D93BAF">
              <w:rPr>
                <w:rFonts w:ascii="Times New Roman" w:hAnsi="Times New Roman" w:cs="Times New Roman"/>
                <w:b/>
                <w:lang w:val="en-US"/>
              </w:rPr>
              <w:t>Rc</w:t>
            </w:r>
            <w:proofErr w:type="spellEnd"/>
          </w:p>
        </w:tc>
        <w:tc>
          <w:tcPr>
            <w:tcW w:w="2033" w:type="dxa"/>
            <w:tcBorders>
              <w:bottom w:val="nil"/>
            </w:tcBorders>
          </w:tcPr>
          <w:p w:rsidR="00AF4B04" w:rsidRPr="00D93BAF" w:rsidRDefault="00AF4B04" w:rsidP="00716B5A">
            <w:pPr>
              <w:jc w:val="center"/>
              <w:rPr>
                <w:rFonts w:ascii="Times New Roman" w:hAnsi="Times New Roman" w:cs="Times New Roman"/>
                <w:lang w:val="en-US"/>
              </w:rPr>
            </w:pPr>
            <w:r w:rsidRPr="00D93BAF">
              <w:rPr>
                <w:rFonts w:ascii="Times New Roman" w:eastAsia="Times New Roman" w:hAnsi="Times New Roman" w:cs="Times New Roman"/>
                <w:lang w:eastAsia="el-GR"/>
              </w:rPr>
              <w:t>0±0.02</w:t>
            </w:r>
          </w:p>
        </w:tc>
      </w:tr>
      <w:tr w:rsidR="00AF4B04" w:rsidRPr="00D93BAF" w:rsidTr="00716B5A">
        <w:trPr>
          <w:jc w:val="center"/>
        </w:trPr>
        <w:tc>
          <w:tcPr>
            <w:tcW w:w="2426" w:type="dxa"/>
            <w:tcBorders>
              <w:top w:val="nil"/>
              <w:bottom w:val="nil"/>
            </w:tcBorders>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b-Ma</w:t>
            </w:r>
          </w:p>
        </w:tc>
        <w:tc>
          <w:tcPr>
            <w:tcW w:w="2033" w:type="dxa"/>
            <w:tcBorders>
              <w:top w:val="nil"/>
              <w:bottom w:val="nil"/>
            </w:tcBorders>
          </w:tcPr>
          <w:p w:rsidR="00AF4B04" w:rsidRPr="00D93BAF" w:rsidRDefault="00AF4B04" w:rsidP="00716B5A">
            <w:pPr>
              <w:jc w:val="center"/>
              <w:rPr>
                <w:rFonts w:ascii="Times New Roman" w:hAnsi="Times New Roman" w:cs="Times New Roman"/>
                <w:lang w:val="en-US"/>
              </w:rPr>
            </w:pPr>
            <w:r w:rsidRPr="00D93BAF">
              <w:rPr>
                <w:rFonts w:ascii="Times New Roman" w:eastAsia="Times New Roman" w:hAnsi="Times New Roman" w:cs="Times New Roman"/>
                <w:lang w:eastAsia="el-GR"/>
              </w:rPr>
              <w:t>0.06±0.03</w:t>
            </w:r>
          </w:p>
        </w:tc>
      </w:tr>
      <w:tr w:rsidR="00AF4B04" w:rsidRPr="00D93BAF" w:rsidTr="00716B5A">
        <w:trPr>
          <w:jc w:val="center"/>
        </w:trPr>
        <w:tc>
          <w:tcPr>
            <w:tcW w:w="2426" w:type="dxa"/>
            <w:tcBorders>
              <w:top w:val="nil"/>
              <w:bottom w:val="nil"/>
              <w:right w:val="single" w:sz="4" w:space="0" w:color="auto"/>
            </w:tcBorders>
          </w:tcPr>
          <w:p w:rsidR="00AF4B04" w:rsidRPr="00D93BAF" w:rsidRDefault="00AF4B04" w:rsidP="00960D8E">
            <w:pPr>
              <w:jc w:val="center"/>
              <w:rPr>
                <w:rFonts w:ascii="Times New Roman" w:hAnsi="Times New Roman" w:cs="Times New Roman"/>
                <w:b/>
                <w:lang w:val="en-US"/>
              </w:rPr>
            </w:pPr>
            <w:r w:rsidRPr="00D93BAF">
              <w:rPr>
                <w:rFonts w:ascii="Times New Roman" w:hAnsi="Times New Roman" w:cs="Times New Roman"/>
                <w:b/>
                <w:lang w:val="en-US"/>
              </w:rPr>
              <w:t>a</w:t>
            </w:r>
            <w:r w:rsidR="00960D8E">
              <w:rPr>
                <w:rFonts w:ascii="Times New Roman" w:hAnsi="Times New Roman" w:cs="Times New Roman"/>
                <w:b/>
                <w:lang w:val="en-US"/>
              </w:rPr>
              <w:t>-</w:t>
            </w:r>
            <w:r w:rsidRPr="00D93BAF">
              <w:rPr>
                <w:rFonts w:ascii="Times New Roman" w:hAnsi="Times New Roman" w:cs="Times New Roman"/>
                <w:b/>
                <w:lang w:val="en-US"/>
              </w:rPr>
              <w:t>Ma</w:t>
            </w:r>
            <w:r w:rsidR="00960D8E">
              <w:rPr>
                <w:rFonts w:ascii="Times New Roman" w:hAnsi="Times New Roman" w:cs="Times New Roman"/>
                <w:b/>
                <w:lang w:val="en-US"/>
              </w:rPr>
              <w:t xml:space="preserve"> + </w:t>
            </w:r>
            <w:r w:rsidRPr="00D93BAF">
              <w:rPr>
                <w:rFonts w:ascii="Times New Roman" w:hAnsi="Times New Roman" w:cs="Times New Roman"/>
                <w:b/>
                <w:lang w:val="en-US"/>
              </w:rPr>
              <w:t>a</w:t>
            </w:r>
            <w:r w:rsidR="00960D8E">
              <w:rPr>
                <w:rFonts w:ascii="Times New Roman" w:hAnsi="Times New Roman" w:cs="Times New Roman"/>
                <w:b/>
                <w:lang w:val="en-US"/>
              </w:rPr>
              <w:t>-</w:t>
            </w:r>
            <w:r w:rsidRPr="00D93BAF">
              <w:rPr>
                <w:rFonts w:ascii="Times New Roman" w:hAnsi="Times New Roman" w:cs="Times New Roman"/>
                <w:b/>
                <w:lang w:val="en-US"/>
              </w:rPr>
              <w:t>Pm</w:t>
            </w:r>
          </w:p>
        </w:tc>
        <w:tc>
          <w:tcPr>
            <w:tcW w:w="2033" w:type="dxa"/>
            <w:tcBorders>
              <w:top w:val="nil"/>
              <w:left w:val="single" w:sz="4" w:space="0" w:color="auto"/>
              <w:bottom w:val="nil"/>
            </w:tcBorders>
          </w:tcPr>
          <w:p w:rsidR="00AF4B04" w:rsidRPr="00D93BAF" w:rsidRDefault="00AF4B04" w:rsidP="00716B5A">
            <w:pPr>
              <w:jc w:val="center"/>
              <w:rPr>
                <w:rFonts w:ascii="Times New Roman" w:hAnsi="Times New Roman" w:cs="Times New Roman"/>
                <w:lang w:val="en-US"/>
              </w:rPr>
            </w:pPr>
            <w:r w:rsidRPr="00D93BAF">
              <w:rPr>
                <w:rFonts w:ascii="Times New Roman" w:eastAsia="Times New Roman" w:hAnsi="Times New Roman" w:cs="Times New Roman"/>
                <w:lang w:eastAsia="el-GR"/>
              </w:rPr>
              <w:t>0.02±0.02</w:t>
            </w:r>
          </w:p>
        </w:tc>
      </w:tr>
      <w:tr w:rsidR="00AF4B04" w:rsidRPr="00D93BAF" w:rsidTr="00716B5A">
        <w:trPr>
          <w:jc w:val="center"/>
        </w:trPr>
        <w:tc>
          <w:tcPr>
            <w:tcW w:w="2426" w:type="dxa"/>
            <w:tcBorders>
              <w:top w:val="nil"/>
              <w:bottom w:val="nil"/>
              <w:right w:val="single" w:sz="4" w:space="0" w:color="auto"/>
            </w:tcBorders>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f-Ma</w:t>
            </w:r>
            <w:r w:rsidR="00960D8E">
              <w:rPr>
                <w:rFonts w:ascii="Times New Roman" w:hAnsi="Times New Roman" w:cs="Times New Roman"/>
                <w:b/>
                <w:lang w:val="en-US"/>
              </w:rPr>
              <w:t>/</w:t>
            </w:r>
            <w:r w:rsidRPr="00D93BAF">
              <w:rPr>
                <w:rFonts w:ascii="Times New Roman" w:hAnsi="Times New Roman" w:cs="Times New Roman"/>
                <w:b/>
                <w:lang w:val="en-US"/>
              </w:rPr>
              <w:t>Pm</w:t>
            </w:r>
          </w:p>
        </w:tc>
        <w:tc>
          <w:tcPr>
            <w:tcW w:w="2033" w:type="dxa"/>
            <w:tcBorders>
              <w:top w:val="nil"/>
              <w:left w:val="single" w:sz="4" w:space="0" w:color="auto"/>
              <w:bottom w:val="nil"/>
            </w:tcBorders>
          </w:tcPr>
          <w:p w:rsidR="00AF4B04" w:rsidRPr="00D93BAF" w:rsidRDefault="00AF4B04" w:rsidP="00716B5A">
            <w:pPr>
              <w:jc w:val="center"/>
              <w:rPr>
                <w:rFonts w:ascii="Times New Roman" w:hAnsi="Times New Roman" w:cs="Times New Roman"/>
                <w:lang w:val="en-US"/>
              </w:rPr>
            </w:pPr>
            <w:r w:rsidRPr="00D93BAF">
              <w:rPr>
                <w:rFonts w:ascii="Times New Roman" w:eastAsia="Times New Roman" w:hAnsi="Times New Roman" w:cs="Times New Roman"/>
                <w:lang w:eastAsia="el-GR"/>
              </w:rPr>
              <w:t>0.23±0.06</w:t>
            </w:r>
          </w:p>
        </w:tc>
      </w:tr>
      <w:tr w:rsidR="00AF4B04" w:rsidRPr="00D93BAF" w:rsidTr="00716B5A">
        <w:trPr>
          <w:jc w:val="center"/>
        </w:trPr>
        <w:tc>
          <w:tcPr>
            <w:tcW w:w="2426" w:type="dxa"/>
            <w:tcBorders>
              <w:top w:val="nil"/>
              <w:bottom w:val="nil"/>
              <w:right w:val="single" w:sz="4" w:space="0" w:color="auto"/>
            </w:tcBorders>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n-Ma</w:t>
            </w:r>
          </w:p>
        </w:tc>
        <w:tc>
          <w:tcPr>
            <w:tcW w:w="2033" w:type="dxa"/>
            <w:tcBorders>
              <w:top w:val="nil"/>
              <w:left w:val="single" w:sz="4" w:space="0" w:color="auto"/>
              <w:bottom w:val="nil"/>
            </w:tcBorders>
          </w:tcPr>
          <w:p w:rsidR="00AF4B04" w:rsidRPr="00D93BAF" w:rsidRDefault="00AF4B04" w:rsidP="00716B5A">
            <w:pPr>
              <w:jc w:val="center"/>
              <w:rPr>
                <w:rFonts w:ascii="Times New Roman" w:hAnsi="Times New Roman" w:cs="Times New Roman"/>
                <w:lang w:val="en-US"/>
              </w:rPr>
            </w:pPr>
            <w:r w:rsidRPr="00D93BAF">
              <w:rPr>
                <w:rFonts w:ascii="Times New Roman" w:eastAsia="Times New Roman" w:hAnsi="Times New Roman" w:cs="Times New Roman"/>
                <w:lang w:eastAsia="el-GR"/>
              </w:rPr>
              <w:t>0.13±0.04</w:t>
            </w:r>
          </w:p>
        </w:tc>
      </w:tr>
      <w:tr w:rsidR="00AF4B04" w:rsidRPr="00D93BAF" w:rsidTr="00716B5A">
        <w:trPr>
          <w:jc w:val="center"/>
        </w:trPr>
        <w:tc>
          <w:tcPr>
            <w:tcW w:w="2426" w:type="dxa"/>
            <w:tcBorders>
              <w:top w:val="nil"/>
              <w:bottom w:val="nil"/>
            </w:tcBorders>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d-Ma</w:t>
            </w:r>
          </w:p>
        </w:tc>
        <w:tc>
          <w:tcPr>
            <w:tcW w:w="2033" w:type="dxa"/>
            <w:tcBorders>
              <w:top w:val="nil"/>
              <w:bottom w:val="nil"/>
            </w:tcBorders>
            <w:vAlign w:val="bottom"/>
          </w:tcPr>
          <w:p w:rsidR="00AF4B04" w:rsidRPr="00D93BAF" w:rsidRDefault="00AF4B04" w:rsidP="00716B5A">
            <w:pPr>
              <w:jc w:val="center"/>
              <w:rPr>
                <w:rFonts w:ascii="Times New Roman" w:eastAsia="Times New Roman" w:hAnsi="Times New Roman" w:cs="Times New Roman"/>
                <w:lang w:eastAsia="el-GR"/>
              </w:rPr>
            </w:pPr>
            <w:r w:rsidRPr="00D93BAF">
              <w:rPr>
                <w:rFonts w:ascii="Times New Roman" w:eastAsia="Times New Roman" w:hAnsi="Times New Roman" w:cs="Times New Roman"/>
                <w:lang w:eastAsia="el-GR"/>
              </w:rPr>
              <w:t>0.01±0.02</w:t>
            </w:r>
          </w:p>
        </w:tc>
      </w:tr>
      <w:tr w:rsidR="00AF4B04" w:rsidRPr="00D93BAF" w:rsidTr="00716B5A">
        <w:trPr>
          <w:jc w:val="center"/>
        </w:trPr>
        <w:tc>
          <w:tcPr>
            <w:tcW w:w="2426" w:type="dxa"/>
            <w:tcBorders>
              <w:top w:val="nil"/>
            </w:tcBorders>
          </w:tcPr>
          <w:p w:rsidR="00AF4B04" w:rsidRPr="00D93BAF" w:rsidRDefault="00AF4B04" w:rsidP="00716B5A">
            <w:pPr>
              <w:jc w:val="center"/>
              <w:rPr>
                <w:rFonts w:ascii="Times New Roman" w:hAnsi="Times New Roman" w:cs="Times New Roman"/>
                <w:b/>
                <w:lang w:val="en-US"/>
              </w:rPr>
            </w:pPr>
            <w:r w:rsidRPr="00D93BAF">
              <w:rPr>
                <w:rFonts w:ascii="Times New Roman" w:hAnsi="Times New Roman" w:cs="Times New Roman"/>
                <w:b/>
                <w:lang w:val="en-US"/>
              </w:rPr>
              <w:t>d-Pm</w:t>
            </w:r>
          </w:p>
        </w:tc>
        <w:tc>
          <w:tcPr>
            <w:tcW w:w="2033" w:type="dxa"/>
            <w:tcBorders>
              <w:top w:val="nil"/>
            </w:tcBorders>
          </w:tcPr>
          <w:p w:rsidR="00AF4B04" w:rsidRPr="00D93BAF" w:rsidRDefault="00AF4B04" w:rsidP="00716B5A">
            <w:pPr>
              <w:jc w:val="center"/>
              <w:rPr>
                <w:rFonts w:ascii="Times New Roman" w:hAnsi="Times New Roman" w:cs="Times New Roman"/>
                <w:lang w:val="en-US"/>
              </w:rPr>
            </w:pPr>
            <w:r w:rsidRPr="00D93BAF">
              <w:rPr>
                <w:rFonts w:ascii="Times New Roman" w:hAnsi="Times New Roman" w:cs="Times New Roman"/>
                <w:lang w:val="en-US"/>
              </w:rPr>
              <w:t>0±0.02</w:t>
            </w:r>
          </w:p>
        </w:tc>
      </w:tr>
    </w:tbl>
    <w:p w:rsidR="00AF4B04" w:rsidRDefault="00AF4B04" w:rsidP="00AF4B04">
      <w:pPr>
        <w:spacing w:after="0"/>
        <w:rPr>
          <w:rFonts w:ascii="Times New Roman" w:hAnsi="Times New Roman" w:cs="Times New Roman"/>
          <w:lang w:val="en-US"/>
        </w:rPr>
      </w:pPr>
    </w:p>
    <w:p w:rsidR="00AF4B04" w:rsidRPr="00D40EEF" w:rsidRDefault="00AF4B04" w:rsidP="00913F86">
      <w:pPr>
        <w:spacing w:after="0" w:line="240" w:lineRule="auto"/>
        <w:ind w:left="284" w:hanging="284"/>
        <w:jc w:val="both"/>
        <w:rPr>
          <w:rFonts w:ascii="Times New Roman" w:hAnsi="Times New Roman" w:cs="Times New Roman"/>
          <w:lang w:val="en-US"/>
        </w:rPr>
      </w:pPr>
    </w:p>
    <w:sectPr w:rsidR="00AF4B04" w:rsidRPr="00D40EEF" w:rsidSect="00CE732A">
      <w:pgSz w:w="11906" w:h="16838" w:code="9"/>
      <w:pgMar w:top="2835" w:right="2381" w:bottom="2835" w:left="2381"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Χρήστης των Windows" w:date="2017-04-13T09:19:00Z" w:initials="CB">
    <w:p w:rsidR="00C45CC4" w:rsidRPr="00960D8E" w:rsidRDefault="00C45CC4">
      <w:pPr>
        <w:pStyle w:val="CommentText"/>
      </w:pPr>
      <w:r>
        <w:rPr>
          <w:rStyle w:val="CommentReference"/>
        </w:rPr>
        <w:annotationRef/>
      </w:r>
      <w:r>
        <w:rPr>
          <w:lang w:val="en-US"/>
        </w:rPr>
        <w:t>Do</w:t>
      </w:r>
      <w:r w:rsidRPr="00960D8E">
        <w:t xml:space="preserve"> </w:t>
      </w:r>
      <w:r>
        <w:rPr>
          <w:lang w:val="en-US"/>
        </w:rPr>
        <w:t>you</w:t>
      </w:r>
      <w:r w:rsidRPr="00960D8E">
        <w:t xml:space="preserve"> </w:t>
      </w:r>
      <w:r>
        <w:rPr>
          <w:lang w:val="en-US"/>
        </w:rPr>
        <w:t>mean</w:t>
      </w:r>
      <w:r w:rsidRPr="00960D8E">
        <w:t xml:space="preserve"> </w:t>
      </w:r>
      <w:r>
        <w:rPr>
          <w:lang w:val="en-US"/>
        </w:rPr>
        <w:t>OR</w:t>
      </w:r>
      <w:r w:rsidRPr="00960D8E">
        <w:t>???</w:t>
      </w:r>
    </w:p>
  </w:comment>
  <w:comment w:id="3" w:author="Χρήστης των Windows" w:date="2017-04-13T10:03:00Z" w:initials="CB">
    <w:p w:rsidR="00D629F6" w:rsidRDefault="00D629F6">
      <w:pPr>
        <w:pStyle w:val="CommentText"/>
      </w:pPr>
      <w:r>
        <w:rPr>
          <w:rStyle w:val="CommentReference"/>
        </w:rPr>
        <w:annotationRef/>
      </w:r>
      <w:r>
        <w:t>Θα έβαζα  τους χαρακτήρες στην ίδια σειρά, στους 2 πίνακες,  και με την ίδια περιγραφή/σύντμηση ώστε να μην ψάχνει ο αναγνώστης να τους βρει.</w:t>
      </w:r>
    </w:p>
    <w:p w:rsidR="00D629F6" w:rsidRDefault="00D629F6">
      <w:pPr>
        <w:pStyle w:val="CommentText"/>
      </w:pPr>
    </w:p>
    <w:p w:rsidR="00D629F6" w:rsidRDefault="00D629F6">
      <w:pPr>
        <w:pStyle w:val="CommentText"/>
      </w:pPr>
      <w:r>
        <w:t>Επίσης, μήπως πρέπει να μπει και η συχνότητα εμφάνισης στον πίνακα 1?</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Tahoma">
    <w:panose1 w:val="020B0604030504040204"/>
    <w:charset w:val="A1"/>
    <w:family w:val="swiss"/>
    <w:pitch w:val="variable"/>
    <w:sig w:usb0="E1002EFF" w:usb1="C000605B" w:usb2="00000029" w:usb3="00000000" w:csb0="000101FF" w:csb1="00000000"/>
  </w:font>
  <w:font w:name="Meiryo">
    <w:panose1 w:val="020B0604030504040204"/>
    <w:charset w:val="80"/>
    <w:family w:val="swiss"/>
    <w:pitch w:val="variable"/>
    <w:sig w:usb0="E10102FF" w:usb1="EAC7FFFF" w:usb2="00010012" w:usb3="00000000" w:csb0="0002009F" w:csb1="00000000"/>
  </w:font>
  <w:font w:name="Cambria">
    <w:panose1 w:val="02040503050406030204"/>
    <w:charset w:val="A1"/>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trackRevisions/>
  <w:defaultTabStop w:val="720"/>
  <w:characterSpacingControl w:val="doNotCompress"/>
  <w:compat/>
  <w:rsids>
    <w:rsidRoot w:val="00814612"/>
    <w:rsid w:val="00015FF2"/>
    <w:rsid w:val="00016CAA"/>
    <w:rsid w:val="0003761D"/>
    <w:rsid w:val="000539A7"/>
    <w:rsid w:val="00067114"/>
    <w:rsid w:val="00090D5A"/>
    <w:rsid w:val="000D188D"/>
    <w:rsid w:val="000E3A2E"/>
    <w:rsid w:val="00105AA4"/>
    <w:rsid w:val="00111E04"/>
    <w:rsid w:val="00124A99"/>
    <w:rsid w:val="001265D1"/>
    <w:rsid w:val="00131B19"/>
    <w:rsid w:val="00140271"/>
    <w:rsid w:val="001411B8"/>
    <w:rsid w:val="00160BF9"/>
    <w:rsid w:val="001C3F66"/>
    <w:rsid w:val="001D0AA3"/>
    <w:rsid w:val="001E7DE6"/>
    <w:rsid w:val="001F11F3"/>
    <w:rsid w:val="001F683C"/>
    <w:rsid w:val="0020555B"/>
    <w:rsid w:val="00205BAD"/>
    <w:rsid w:val="0022175F"/>
    <w:rsid w:val="0022206E"/>
    <w:rsid w:val="00241DBD"/>
    <w:rsid w:val="00286973"/>
    <w:rsid w:val="002907F1"/>
    <w:rsid w:val="002A67DB"/>
    <w:rsid w:val="002E1C25"/>
    <w:rsid w:val="002E463A"/>
    <w:rsid w:val="003043FD"/>
    <w:rsid w:val="003054DD"/>
    <w:rsid w:val="0031453F"/>
    <w:rsid w:val="00320906"/>
    <w:rsid w:val="0034367C"/>
    <w:rsid w:val="00390FC4"/>
    <w:rsid w:val="003B36C2"/>
    <w:rsid w:val="003E359F"/>
    <w:rsid w:val="003F127C"/>
    <w:rsid w:val="0040024F"/>
    <w:rsid w:val="004012B3"/>
    <w:rsid w:val="00404F85"/>
    <w:rsid w:val="00411F67"/>
    <w:rsid w:val="0042199B"/>
    <w:rsid w:val="0042616E"/>
    <w:rsid w:val="004332F0"/>
    <w:rsid w:val="0043435D"/>
    <w:rsid w:val="00450168"/>
    <w:rsid w:val="0045745D"/>
    <w:rsid w:val="004B23CB"/>
    <w:rsid w:val="004E5438"/>
    <w:rsid w:val="00504E00"/>
    <w:rsid w:val="00522DC6"/>
    <w:rsid w:val="00526507"/>
    <w:rsid w:val="00536133"/>
    <w:rsid w:val="0055592D"/>
    <w:rsid w:val="005604FF"/>
    <w:rsid w:val="0057527E"/>
    <w:rsid w:val="00577B94"/>
    <w:rsid w:val="005960FB"/>
    <w:rsid w:val="005C50E1"/>
    <w:rsid w:val="005C541A"/>
    <w:rsid w:val="005C79B5"/>
    <w:rsid w:val="005F387F"/>
    <w:rsid w:val="0061351A"/>
    <w:rsid w:val="0062078D"/>
    <w:rsid w:val="00620E98"/>
    <w:rsid w:val="00656727"/>
    <w:rsid w:val="00662692"/>
    <w:rsid w:val="006803E3"/>
    <w:rsid w:val="0068549C"/>
    <w:rsid w:val="00693290"/>
    <w:rsid w:val="006A3B9A"/>
    <w:rsid w:val="006A794E"/>
    <w:rsid w:val="006B2F4B"/>
    <w:rsid w:val="006B7A63"/>
    <w:rsid w:val="006D19B6"/>
    <w:rsid w:val="006D65DE"/>
    <w:rsid w:val="006E4599"/>
    <w:rsid w:val="006E6406"/>
    <w:rsid w:val="006F6EE7"/>
    <w:rsid w:val="00702756"/>
    <w:rsid w:val="00716C53"/>
    <w:rsid w:val="00745CF5"/>
    <w:rsid w:val="00760B33"/>
    <w:rsid w:val="0076647C"/>
    <w:rsid w:val="0076785B"/>
    <w:rsid w:val="007723BC"/>
    <w:rsid w:val="0077452C"/>
    <w:rsid w:val="00792507"/>
    <w:rsid w:val="007957A1"/>
    <w:rsid w:val="00797623"/>
    <w:rsid w:val="007C3353"/>
    <w:rsid w:val="007C5B64"/>
    <w:rsid w:val="007D092E"/>
    <w:rsid w:val="007E2614"/>
    <w:rsid w:val="007F3C8D"/>
    <w:rsid w:val="00802DED"/>
    <w:rsid w:val="008030D8"/>
    <w:rsid w:val="008124C6"/>
    <w:rsid w:val="00814612"/>
    <w:rsid w:val="00831AC4"/>
    <w:rsid w:val="00864058"/>
    <w:rsid w:val="008664E9"/>
    <w:rsid w:val="00896715"/>
    <w:rsid w:val="008D7151"/>
    <w:rsid w:val="008D7597"/>
    <w:rsid w:val="00906153"/>
    <w:rsid w:val="00913AB8"/>
    <w:rsid w:val="00913F86"/>
    <w:rsid w:val="00924262"/>
    <w:rsid w:val="00927C45"/>
    <w:rsid w:val="00960D8E"/>
    <w:rsid w:val="00984103"/>
    <w:rsid w:val="00993AD9"/>
    <w:rsid w:val="009B217E"/>
    <w:rsid w:val="009B480F"/>
    <w:rsid w:val="009B7C00"/>
    <w:rsid w:val="009D036C"/>
    <w:rsid w:val="009E3EEC"/>
    <w:rsid w:val="00A2728F"/>
    <w:rsid w:val="00A4124D"/>
    <w:rsid w:val="00A55FAA"/>
    <w:rsid w:val="00AF32D1"/>
    <w:rsid w:val="00AF4B04"/>
    <w:rsid w:val="00B06E57"/>
    <w:rsid w:val="00B1310A"/>
    <w:rsid w:val="00B13F75"/>
    <w:rsid w:val="00B222BF"/>
    <w:rsid w:val="00B227D0"/>
    <w:rsid w:val="00B4117A"/>
    <w:rsid w:val="00B473AC"/>
    <w:rsid w:val="00B50DF1"/>
    <w:rsid w:val="00B55E99"/>
    <w:rsid w:val="00B56E85"/>
    <w:rsid w:val="00B65544"/>
    <w:rsid w:val="00B80BA2"/>
    <w:rsid w:val="00B95A6C"/>
    <w:rsid w:val="00BD0939"/>
    <w:rsid w:val="00BD5D83"/>
    <w:rsid w:val="00C45CC4"/>
    <w:rsid w:val="00C8050D"/>
    <w:rsid w:val="00C83962"/>
    <w:rsid w:val="00CB6833"/>
    <w:rsid w:val="00CD5C28"/>
    <w:rsid w:val="00CE732A"/>
    <w:rsid w:val="00D40EEF"/>
    <w:rsid w:val="00D51012"/>
    <w:rsid w:val="00D558AD"/>
    <w:rsid w:val="00D629F6"/>
    <w:rsid w:val="00D83209"/>
    <w:rsid w:val="00D853C0"/>
    <w:rsid w:val="00D93BAF"/>
    <w:rsid w:val="00D95651"/>
    <w:rsid w:val="00D97FD6"/>
    <w:rsid w:val="00DA5AB2"/>
    <w:rsid w:val="00DB1044"/>
    <w:rsid w:val="00DD6FF2"/>
    <w:rsid w:val="00DE30E6"/>
    <w:rsid w:val="00DE58C5"/>
    <w:rsid w:val="00E341FD"/>
    <w:rsid w:val="00EA1FFC"/>
    <w:rsid w:val="00EB5BF0"/>
    <w:rsid w:val="00EC149D"/>
    <w:rsid w:val="00EE2E74"/>
    <w:rsid w:val="00F05937"/>
    <w:rsid w:val="00F44E4C"/>
    <w:rsid w:val="00F9743C"/>
    <w:rsid w:val="00FB21C2"/>
    <w:rsid w:val="00FD7AE7"/>
    <w:rsid w:val="00FE04E7"/>
    <w:rsid w:val="00FF78AE"/>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6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96715"/>
    <w:rPr>
      <w:sz w:val="16"/>
      <w:szCs w:val="16"/>
    </w:rPr>
  </w:style>
  <w:style w:type="paragraph" w:styleId="CommentText">
    <w:name w:val="annotation text"/>
    <w:basedOn w:val="Normal"/>
    <w:link w:val="CommentTextChar"/>
    <w:uiPriority w:val="99"/>
    <w:unhideWhenUsed/>
    <w:rsid w:val="00896715"/>
    <w:pPr>
      <w:spacing w:line="240" w:lineRule="auto"/>
    </w:pPr>
    <w:rPr>
      <w:sz w:val="20"/>
      <w:szCs w:val="20"/>
    </w:rPr>
  </w:style>
  <w:style w:type="character" w:customStyle="1" w:styleId="CommentTextChar">
    <w:name w:val="Comment Text Char"/>
    <w:basedOn w:val="DefaultParagraphFont"/>
    <w:link w:val="CommentText"/>
    <w:uiPriority w:val="99"/>
    <w:rsid w:val="00896715"/>
    <w:rPr>
      <w:sz w:val="20"/>
      <w:szCs w:val="20"/>
    </w:rPr>
  </w:style>
  <w:style w:type="paragraph" w:styleId="CommentSubject">
    <w:name w:val="annotation subject"/>
    <w:basedOn w:val="CommentText"/>
    <w:next w:val="CommentText"/>
    <w:link w:val="CommentSubjectChar"/>
    <w:uiPriority w:val="99"/>
    <w:semiHidden/>
    <w:unhideWhenUsed/>
    <w:rsid w:val="00896715"/>
    <w:rPr>
      <w:b/>
      <w:bCs/>
    </w:rPr>
  </w:style>
  <w:style w:type="character" w:customStyle="1" w:styleId="CommentSubjectChar">
    <w:name w:val="Comment Subject Char"/>
    <w:basedOn w:val="CommentTextChar"/>
    <w:link w:val="CommentSubject"/>
    <w:uiPriority w:val="99"/>
    <w:semiHidden/>
    <w:rsid w:val="00896715"/>
    <w:rPr>
      <w:b/>
      <w:bCs/>
    </w:rPr>
  </w:style>
  <w:style w:type="paragraph" w:styleId="BalloonText">
    <w:name w:val="Balloon Text"/>
    <w:basedOn w:val="Normal"/>
    <w:link w:val="BalloonTextChar"/>
    <w:uiPriority w:val="99"/>
    <w:semiHidden/>
    <w:unhideWhenUsed/>
    <w:rsid w:val="00896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715"/>
    <w:rPr>
      <w:rFonts w:ascii="Tahoma" w:hAnsi="Tahoma" w:cs="Tahoma"/>
      <w:sz w:val="16"/>
      <w:szCs w:val="16"/>
    </w:rPr>
  </w:style>
  <w:style w:type="table" w:styleId="TableGrid">
    <w:name w:val="Table Grid"/>
    <w:basedOn w:val="TableNormal"/>
    <w:uiPriority w:val="59"/>
    <w:rsid w:val="00411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411F67"/>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415590071">
      <w:bodyDiv w:val="1"/>
      <w:marLeft w:val="0"/>
      <w:marRight w:val="0"/>
      <w:marTop w:val="0"/>
      <w:marBottom w:val="0"/>
      <w:divBdr>
        <w:top w:val="none" w:sz="0" w:space="0" w:color="auto"/>
        <w:left w:val="none" w:sz="0" w:space="0" w:color="auto"/>
        <w:bottom w:val="none" w:sz="0" w:space="0" w:color="auto"/>
        <w:right w:val="none" w:sz="0" w:space="0" w:color="auto"/>
      </w:divBdr>
      <w:divsChild>
        <w:div w:id="1792281618">
          <w:marLeft w:val="0"/>
          <w:marRight w:val="0"/>
          <w:marTop w:val="0"/>
          <w:marBottom w:val="0"/>
          <w:divBdr>
            <w:top w:val="none" w:sz="0" w:space="0" w:color="auto"/>
            <w:left w:val="none" w:sz="0" w:space="0" w:color="auto"/>
            <w:bottom w:val="none" w:sz="0" w:space="0" w:color="auto"/>
            <w:right w:val="none" w:sz="0" w:space="0" w:color="auto"/>
          </w:divBdr>
        </w:div>
      </w:divsChild>
    </w:div>
    <w:div w:id="1256983988">
      <w:bodyDiv w:val="1"/>
      <w:marLeft w:val="0"/>
      <w:marRight w:val="0"/>
      <w:marTop w:val="0"/>
      <w:marBottom w:val="0"/>
      <w:divBdr>
        <w:top w:val="none" w:sz="0" w:space="0" w:color="auto"/>
        <w:left w:val="none" w:sz="0" w:space="0" w:color="auto"/>
        <w:bottom w:val="none" w:sz="0" w:space="0" w:color="auto"/>
        <w:right w:val="none" w:sz="0" w:space="0" w:color="auto"/>
      </w:divBdr>
    </w:div>
    <w:div w:id="190417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1046</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Stefanos</dc:creator>
  <cp:lastModifiedBy>Stefanos</cp:lastModifiedBy>
  <cp:revision>3</cp:revision>
  <dcterms:created xsi:type="dcterms:W3CDTF">2017-04-13T07:04:00Z</dcterms:created>
  <dcterms:modified xsi:type="dcterms:W3CDTF">2017-04-13T10:02:00Z</dcterms:modified>
</cp:coreProperties>
</file>